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16E0F" w14:textId="6EB89E5F" w:rsidR="007810CD" w:rsidRDefault="007810CD">
      <w:pPr>
        <w:pStyle w:val="afffffff4"/>
        <w:framePr w:wrap="around"/>
      </w:pPr>
    </w:p>
    <w:p w14:paraId="6A681AAD" w14:textId="77777777" w:rsidR="007810CD" w:rsidRDefault="00F77F8C">
      <w:pPr>
        <w:pStyle w:val="afffffff5"/>
        <w:framePr w:wrap="around"/>
      </w:pPr>
      <w:r>
        <w:rPr>
          <w:rFonts w:hint="eastAsia"/>
        </w:rPr>
        <w:t>中华人民共和国国家标准</w:t>
      </w:r>
    </w:p>
    <w:p w14:paraId="36D447F9" w14:textId="77777777" w:rsidR="007810CD" w:rsidRPr="00CE0591" w:rsidRDefault="00F77F8C">
      <w:pPr>
        <w:pStyle w:val="2c"/>
        <w:framePr w:wrap="around"/>
        <w:rPr>
          <w:rFonts w:hAnsi="黑体" w:hint="eastAsia"/>
        </w:rPr>
      </w:pPr>
      <w:r w:rsidRPr="00CE0591">
        <w:rPr>
          <w:rFonts w:hAnsi="黑体"/>
        </w:rPr>
        <w:t xml:space="preserve">GB/T </w:t>
      </w:r>
      <w:bookmarkStart w:id="0" w:name="StdNo1"/>
      <w:r w:rsidRPr="00CE0591">
        <w:rPr>
          <w:rFonts w:hAnsi="黑体"/>
        </w:rPr>
        <w:fldChar w:fldCharType="begin">
          <w:ffData>
            <w:name w:val="StdNo1"/>
            <w:enabled/>
            <w:calcOnExit w:val="0"/>
            <w:textInput>
              <w:default w:val="XXXXX"/>
            </w:textInput>
          </w:ffData>
        </w:fldChar>
      </w:r>
      <w:r w:rsidRPr="00CE0591">
        <w:rPr>
          <w:rFonts w:hAnsi="黑体"/>
        </w:rPr>
        <w:instrText xml:space="preserve"> FORMTEXT </w:instrText>
      </w:r>
      <w:r w:rsidRPr="00CE0591">
        <w:rPr>
          <w:rFonts w:hAnsi="黑体"/>
        </w:rPr>
      </w:r>
      <w:r w:rsidRPr="00CE0591">
        <w:rPr>
          <w:rFonts w:hAnsi="黑体"/>
        </w:rPr>
        <w:fldChar w:fldCharType="separate"/>
      </w:r>
      <w:r w:rsidRPr="00CE0591">
        <w:rPr>
          <w:rFonts w:hAnsi="黑体"/>
          <w:noProof/>
        </w:rPr>
        <w:t>XXXXX</w:t>
      </w:r>
      <w:r w:rsidRPr="00CE0591">
        <w:rPr>
          <w:rFonts w:hAnsi="黑体"/>
        </w:rPr>
        <w:fldChar w:fldCharType="end"/>
      </w:r>
      <w:bookmarkEnd w:id="0"/>
      <w:r w:rsidRPr="00CE0591">
        <w:rPr>
          <w:rFonts w:hAnsi="黑体"/>
        </w:rPr>
        <w:t>—</w:t>
      </w:r>
      <w:bookmarkStart w:id="1" w:name="StdNo2"/>
      <w:r w:rsidRPr="00CE0591">
        <w:rPr>
          <w:rFonts w:hAnsi="黑体"/>
        </w:rPr>
        <w:fldChar w:fldCharType="begin">
          <w:ffData>
            <w:name w:val="StdNo2"/>
            <w:enabled/>
            <w:calcOnExit w:val="0"/>
            <w:textInput>
              <w:default w:val="XXXX"/>
              <w:maxLength w:val="4"/>
            </w:textInput>
          </w:ffData>
        </w:fldChar>
      </w:r>
      <w:r w:rsidRPr="00CE0591">
        <w:rPr>
          <w:rFonts w:hAnsi="黑体"/>
        </w:rPr>
        <w:instrText xml:space="preserve"> FORMTEXT </w:instrText>
      </w:r>
      <w:r w:rsidRPr="00CE0591">
        <w:rPr>
          <w:rFonts w:hAnsi="黑体"/>
        </w:rPr>
      </w:r>
      <w:r w:rsidRPr="00CE0591">
        <w:rPr>
          <w:rFonts w:hAnsi="黑体"/>
        </w:rPr>
        <w:fldChar w:fldCharType="separate"/>
      </w:r>
      <w:r w:rsidRPr="00CE0591">
        <w:rPr>
          <w:rFonts w:hAnsi="黑体"/>
          <w:noProof/>
        </w:rPr>
        <w:t>XXXX</w:t>
      </w:r>
      <w:r w:rsidRPr="00CE0591">
        <w:rPr>
          <w:rFonts w:hAnsi="黑体"/>
        </w:rPr>
        <w:fldChar w:fldCharType="end"/>
      </w:r>
      <w:bookmarkEnd w:id="1"/>
    </w:p>
    <w:tbl>
      <w:tblPr>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40"/>
      </w:tblGrid>
      <w:tr w:rsidR="007810CD" w14:paraId="2BBB60C2" w14:textId="77777777">
        <w:tc>
          <w:tcPr>
            <w:tcW w:w="9140" w:type="dxa"/>
            <w:tcBorders>
              <w:top w:val="nil"/>
              <w:left w:val="nil"/>
              <w:bottom w:val="nil"/>
              <w:right w:val="nil"/>
            </w:tcBorders>
            <w:shd w:val="clear" w:color="auto" w:fill="auto"/>
          </w:tcPr>
          <w:p w14:paraId="08D9EF3B" w14:textId="47EC213D" w:rsidR="007810CD" w:rsidRPr="00B864E5" w:rsidRDefault="007C0435">
            <w:pPr>
              <w:pStyle w:val="afffffffe"/>
              <w:framePr w:wrap="around"/>
              <w:rPr>
                <w:rFonts w:ascii="黑体" w:eastAsia="黑体" w:hAnsi="黑体" w:hint="eastAsia"/>
              </w:rPr>
            </w:pPr>
            <w:r>
              <w:rPr>
                <w:rFonts w:ascii="黑体" w:eastAsia="黑体" w:hAnsi="黑体" w:hint="eastAsia"/>
              </w:rPr>
              <w:t xml:space="preserve">  </w:t>
            </w:r>
          </w:p>
        </w:tc>
      </w:tr>
    </w:tbl>
    <w:p w14:paraId="4E7BC067" w14:textId="77777777" w:rsidR="007810CD" w:rsidRDefault="007810CD">
      <w:pPr>
        <w:pStyle w:val="2c"/>
        <w:framePr w:wrap="around"/>
      </w:pPr>
    </w:p>
    <w:p w14:paraId="7C9105A8" w14:textId="77777777" w:rsidR="007810CD" w:rsidRDefault="007810CD">
      <w:pPr>
        <w:pStyle w:val="2c"/>
        <w:framePr w:wrap="around"/>
      </w:pPr>
    </w:p>
    <w:p w14:paraId="08BB3D7E" w14:textId="77777777" w:rsidR="00AB0273" w:rsidRPr="00AB0273" w:rsidRDefault="00AB0273" w:rsidP="00AB0273">
      <w:pPr>
        <w:pStyle w:val="affffffff"/>
        <w:framePr w:wrap="around" w:x="1350" w:y="5246"/>
        <w:rPr>
          <w:szCs w:val="52"/>
        </w:rPr>
      </w:pPr>
      <w:r w:rsidRPr="00AB0273">
        <w:rPr>
          <w:rFonts w:hint="eastAsia"/>
          <w:szCs w:val="52"/>
        </w:rPr>
        <w:t>无线电频率使用率评价方法</w:t>
      </w:r>
    </w:p>
    <w:p w14:paraId="629300DB" w14:textId="382D9830" w:rsidR="007810CD" w:rsidRPr="00E27BFB" w:rsidRDefault="00AB0273" w:rsidP="00AB0273">
      <w:pPr>
        <w:pStyle w:val="affffffff"/>
        <w:framePr w:wrap="around" w:x="1350" w:y="5246"/>
        <w:rPr>
          <w:szCs w:val="52"/>
        </w:rPr>
      </w:pPr>
      <w:r w:rsidRPr="00AB0273">
        <w:rPr>
          <w:rFonts w:hint="eastAsia"/>
          <w:szCs w:val="52"/>
        </w:rPr>
        <w:t>公众移动通信系统</w:t>
      </w:r>
    </w:p>
    <w:p w14:paraId="3C94B118" w14:textId="216AE30F" w:rsidR="007810CD" w:rsidRPr="00DD7129" w:rsidRDefault="00F77F8C">
      <w:pPr>
        <w:pStyle w:val="affffffff0"/>
        <w:framePr w:wrap="around" w:x="1350" w:y="5246"/>
        <w:rPr>
          <w:rFonts w:ascii="黑体" w:hAnsi="黑体" w:hint="eastAsia"/>
        </w:rPr>
      </w:pPr>
      <w:r w:rsidRPr="00DD7129">
        <w:rPr>
          <w:rFonts w:ascii="黑体" w:hAnsi="黑体"/>
        </w:rPr>
        <w:t>Evaluation of radio spectrum utilization efficiency</w:t>
      </w:r>
      <w:r w:rsidR="00AB2BA4">
        <w:rPr>
          <w:rFonts w:ascii="黑体" w:hAnsi="黑体" w:hint="eastAsia"/>
        </w:rPr>
        <w:t>—P</w:t>
      </w:r>
      <w:r w:rsidR="00C65E83" w:rsidRPr="00DD7129">
        <w:rPr>
          <w:rFonts w:ascii="黑体" w:hAnsi="黑体"/>
        </w:rPr>
        <w:t>ublic mobile communication system</w:t>
      </w:r>
      <w:r w:rsidR="00C65E83" w:rsidRPr="00DD7129" w:rsidDel="00C65E83">
        <w:rPr>
          <w:rFonts w:ascii="黑体" w:hAnsi="黑体"/>
        </w:rPr>
        <w:t xml:space="preserve"> </w:t>
      </w:r>
    </w:p>
    <w:p w14:paraId="2F5AAFE6" w14:textId="71B56CDE" w:rsidR="007810CD" w:rsidRDefault="007810CD">
      <w:pPr>
        <w:pStyle w:val="affffffff1"/>
        <w:framePr w:wrap="around" w:x="1350" w:y="5246"/>
      </w:pP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39"/>
      </w:tblGrid>
      <w:tr w:rsidR="007810CD" w14:paraId="32B61401" w14:textId="77777777">
        <w:tc>
          <w:tcPr>
            <w:tcW w:w="9639" w:type="dxa"/>
            <w:tcBorders>
              <w:top w:val="nil"/>
              <w:left w:val="nil"/>
              <w:bottom w:val="nil"/>
              <w:right w:val="nil"/>
            </w:tcBorders>
            <w:shd w:val="clear" w:color="auto" w:fill="auto"/>
          </w:tcPr>
          <w:p w14:paraId="451ADDA6" w14:textId="162DABCD" w:rsidR="007810CD" w:rsidRDefault="00F77F8C">
            <w:pPr>
              <w:pStyle w:val="affffffff2"/>
              <w:framePr w:wrap="around" w:x="1350" w:y="5246"/>
            </w:pPr>
            <w:r>
              <w:rPr>
                <w:noProof/>
              </w:rPr>
              <mc:AlternateContent>
                <mc:Choice Requires="wps">
                  <w:drawing>
                    <wp:anchor distT="0" distB="0" distL="114300" distR="114300" simplePos="0" relativeHeight="251657216" behindDoc="1" locked="1" layoutInCell="1" allowOverlap="1" wp14:anchorId="1DB5345D" wp14:editId="3773FC23">
                      <wp:simplePos x="0" y="0"/>
                      <wp:positionH relativeFrom="column">
                        <wp:posOffset>2200910</wp:posOffset>
                      </wp:positionH>
                      <wp:positionV relativeFrom="paragraph">
                        <wp:posOffset>573405</wp:posOffset>
                      </wp:positionV>
                      <wp:extent cx="1905000" cy="254000"/>
                      <wp:effectExtent l="0" t="0" r="0" b="0"/>
                      <wp:wrapNone/>
                      <wp:docPr id="6" name="RQ"/>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2540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673DCC73" id="RQ" o:spid="_x0000_s1026" style="position:absolute;margin-left:173.3pt;margin-top:45.15pt;width:150pt;height:2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" stroked="f">
                      <w10:anchorlock/>
                    </v:rect>
                  </w:pict>
                </mc:Fallback>
              </mc:AlternateContent>
            </w:r>
            <w:r>
              <w:rPr>
                <w:noProof/>
              </w:rPr>
              <mc:AlternateContent>
                <mc:Choice Requires="wps">
                  <w:drawing>
                    <wp:anchor distT="0" distB="0" distL="114300" distR="114300" simplePos="0" relativeHeight="251655168" behindDoc="1" locked="0" layoutInCell="1" allowOverlap="1" wp14:anchorId="5023F58D" wp14:editId="723B49D6">
                      <wp:simplePos x="0" y="0"/>
                      <wp:positionH relativeFrom="column">
                        <wp:posOffset>2454910</wp:posOffset>
                      </wp:positionH>
                      <wp:positionV relativeFrom="paragraph">
                        <wp:posOffset>255905</wp:posOffset>
                      </wp:positionV>
                      <wp:extent cx="1270000" cy="304800"/>
                      <wp:effectExtent l="0" t="0" r="0" b="0"/>
                      <wp:wrapNone/>
                      <wp:docPr id="5" name="LB"/>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00" cy="3048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2905557F" id="LB" o:spid="_x0000_s1026" style="position:absolute;margin-left:193.3pt;margin-top:20.15pt;width:100pt;height:2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" stroked="f"/>
                  </w:pict>
                </mc:Fallback>
              </mc:AlternateContent>
            </w:r>
            <w:r>
              <w:rPr>
                <w:rFonts w:hint="eastAsia"/>
              </w:rPr>
              <w:t>（</w:t>
            </w:r>
            <w:r w:rsidR="00D071BD">
              <w:rPr>
                <w:rFonts w:hint="eastAsia"/>
              </w:rPr>
              <w:t>报批</w:t>
            </w:r>
            <w:r>
              <w:rPr>
                <w:rFonts w:hint="eastAsia"/>
              </w:rPr>
              <w:t>稿）</w:t>
            </w:r>
          </w:p>
        </w:tc>
      </w:tr>
      <w:tr w:rsidR="007810CD" w14:paraId="048D6754" w14:textId="77777777">
        <w:tc>
          <w:tcPr>
            <w:tcW w:w="9639" w:type="dxa"/>
            <w:tcBorders>
              <w:top w:val="nil"/>
              <w:left w:val="nil"/>
              <w:bottom w:val="nil"/>
              <w:right w:val="nil"/>
            </w:tcBorders>
            <w:shd w:val="clear" w:color="auto" w:fill="auto"/>
          </w:tcPr>
          <w:p w14:paraId="0E2A3705" w14:textId="32035032" w:rsidR="007810CD" w:rsidRDefault="007810CD">
            <w:pPr>
              <w:pStyle w:val="affffffff3"/>
              <w:framePr w:wrap="around" w:x="1350" w:y="5246"/>
              <w:ind w:rightChars="-54" w:right="-113"/>
            </w:pPr>
          </w:p>
        </w:tc>
      </w:tr>
    </w:tbl>
    <w:bookmarkStart w:id="2" w:name="FY"/>
    <w:p w14:paraId="3FC1B0F2" w14:textId="77777777" w:rsidR="007810CD" w:rsidRDefault="00F77F8C">
      <w:pPr>
        <w:pStyle w:val="affffffffff0"/>
        <w:framePr w:wrap="around" w:hAnchor="page" w:x="1481" w:y="14150"/>
      </w:pPr>
      <w:r>
        <w:rPr>
          <w:rFonts w:ascii="黑体"/>
        </w:rPr>
        <w:fldChar w:fldCharType="begin">
          <w:ffData>
            <w:name w:val="FY"/>
            <w:enabled/>
            <w:calcOnExit w:val="0"/>
            <w:entryMacro w:val="ShowHelp8"/>
            <w:textInput>
              <w:default w:val="XXXX"/>
              <w:maxLength w:val="4"/>
            </w:textInput>
          </w:ffData>
        </w:fldChar>
      </w:r>
      <w:r>
        <w:rPr>
          <w:rFonts w:ascii="黑体"/>
        </w:rPr>
        <w:instrText xml:space="preserve"> FORMTEXT </w:instrText>
      </w:r>
      <w:r>
        <w:rPr>
          <w:rFonts w:ascii="黑体"/>
        </w:rPr>
      </w:r>
      <w:r>
        <w:rPr>
          <w:rFonts w:ascii="黑体"/>
        </w:rPr>
        <w:fldChar w:fldCharType="separate"/>
      </w:r>
      <w:r>
        <w:rPr>
          <w:rFonts w:ascii="黑体"/>
          <w:noProof/>
        </w:rPr>
        <w:t>XXXX</w:t>
      </w:r>
      <w:r>
        <w:rPr>
          <w:rFonts w:ascii="黑体"/>
        </w:rPr>
        <w:fldChar w:fldCharType="end"/>
      </w:r>
      <w:bookmarkEnd w:id="2"/>
      <w:r>
        <w:t xml:space="preserve"> </w:t>
      </w:r>
      <w:r>
        <w:rPr>
          <w:rFonts w:ascii="黑体"/>
        </w:rPr>
        <w:t>-</w:t>
      </w:r>
      <w:r>
        <w:t xml:space="preserve"> </w:t>
      </w:r>
      <w:bookmarkStart w:id="3" w:name="FM"/>
      <w:r>
        <w:rPr>
          <w:rFonts w:ascii="黑体"/>
        </w:rPr>
        <w:fldChar w:fldCharType="begin">
          <w:ffData>
            <w:name w:val="FM"/>
            <w:enabled/>
            <w:calcOnExit w:val="0"/>
            <w:entryMacro w:val="ShowHelp8"/>
            <w:textInput>
              <w:default w:val="XX"/>
              <w:maxLength w:val="2"/>
            </w:textInput>
          </w:ffData>
        </w:fldChar>
      </w:r>
      <w:r>
        <w:rPr>
          <w:rFonts w:ascii="黑体"/>
        </w:rPr>
        <w:instrText xml:space="preserve"> FORMTEXT </w:instrText>
      </w:r>
      <w:r>
        <w:rPr>
          <w:rFonts w:ascii="黑体"/>
        </w:rPr>
      </w:r>
      <w:r>
        <w:rPr>
          <w:rFonts w:ascii="黑体"/>
        </w:rPr>
        <w:fldChar w:fldCharType="separate"/>
      </w:r>
      <w:r>
        <w:rPr>
          <w:rFonts w:ascii="黑体"/>
          <w:noProof/>
        </w:rPr>
        <w:t>XX</w:t>
      </w:r>
      <w:r>
        <w:rPr>
          <w:rFonts w:ascii="黑体"/>
        </w:rPr>
        <w:fldChar w:fldCharType="end"/>
      </w:r>
      <w:bookmarkEnd w:id="3"/>
      <w:r>
        <w:t xml:space="preserve"> </w:t>
      </w:r>
      <w:r>
        <w:rPr>
          <w:rFonts w:ascii="黑体"/>
        </w:rPr>
        <w:t>-</w:t>
      </w:r>
      <w:r>
        <w:t xml:space="preserve"> </w:t>
      </w:r>
      <w:bookmarkStart w:id="4" w:name="FD"/>
      <w:r>
        <w:rPr>
          <w:rFonts w:ascii="黑体"/>
        </w:rPr>
        <w:fldChar w:fldCharType="begin">
          <w:ffData>
            <w:name w:val="FD"/>
            <w:enabled/>
            <w:calcOnExit w:val="0"/>
            <w:entryMacro w:val="ShowHelp8"/>
            <w:textInput>
              <w:default w:val="XX"/>
              <w:maxLength w:val="2"/>
            </w:textInput>
          </w:ffData>
        </w:fldChar>
      </w:r>
      <w:r>
        <w:rPr>
          <w:rFonts w:ascii="黑体"/>
        </w:rPr>
        <w:instrText xml:space="preserve"> FORMTEXT </w:instrText>
      </w:r>
      <w:r>
        <w:rPr>
          <w:rFonts w:ascii="黑体"/>
        </w:rPr>
      </w:r>
      <w:r>
        <w:rPr>
          <w:rFonts w:ascii="黑体"/>
        </w:rPr>
        <w:fldChar w:fldCharType="separate"/>
      </w:r>
      <w:r>
        <w:rPr>
          <w:rFonts w:ascii="黑体"/>
          <w:noProof/>
        </w:rPr>
        <w:t>XX</w:t>
      </w:r>
      <w:r>
        <w:rPr>
          <w:rFonts w:ascii="黑体"/>
        </w:rPr>
        <w:fldChar w:fldCharType="end"/>
      </w:r>
      <w:bookmarkEnd w:id="4"/>
      <w:r>
        <w:rPr>
          <w:rFonts w:hint="eastAsia"/>
        </w:rPr>
        <w:t>发布</w:t>
      </w:r>
      <w:r>
        <w:rPr>
          <w:noProof/>
        </w:rPr>
        <mc:AlternateContent>
          <mc:Choice Requires="wps">
            <w:drawing>
              <wp:anchor distT="0" distB="0" distL="114300" distR="114300" simplePos="0" relativeHeight="251654144" behindDoc="0" locked="1" layoutInCell="1" allowOverlap="1" wp14:anchorId="47918348" wp14:editId="5A5543A1">
                <wp:simplePos x="0" y="0"/>
                <wp:positionH relativeFrom="column">
                  <wp:posOffset>-635</wp:posOffset>
                </wp:positionH>
                <wp:positionV relativeFrom="page">
                  <wp:posOffset>9251315</wp:posOffset>
                </wp:positionV>
                <wp:extent cx="6120130" cy="0"/>
                <wp:effectExtent l="0" t="0" r="13970" b="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ln>
                      </wps:spPr>
                      <wps:bodyPr/>
                    </wps:wsp>
                  </a:graphicData>
                </a:graphic>
              </wp:anchor>
            </w:drawing>
          </mc:Choice>
          <mc:Fallback>
            <w:pict>
              <v:line w14:anchorId="4797F20F" id="Line 10"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page" from="-.05pt,728.45pt" to="481.85pt,7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">
                <w10:wrap anchory="page"/>
                <w10:anchorlock/>
              </v:line>
            </w:pict>
          </mc:Fallback>
        </mc:AlternateContent>
      </w:r>
    </w:p>
    <w:bookmarkStart w:id="5" w:name="SY"/>
    <w:p w14:paraId="04AE0CEF" w14:textId="64804444" w:rsidR="007810CD" w:rsidRDefault="00F77F8C">
      <w:pPr>
        <w:pStyle w:val="affffffffff1"/>
        <w:framePr w:wrap="around" w:hAnchor="page" w:x="7016" w:y="14124"/>
      </w:pPr>
      <w:r>
        <w:rPr>
          <w:rFonts w:ascii="黑体"/>
        </w:rPr>
        <w:fldChar w:fldCharType="begin">
          <w:ffData>
            <w:name w:val="SY"/>
            <w:enabled/>
            <w:calcOnExit w:val="0"/>
            <w:entryMacro w:val="ShowHelp9"/>
            <w:textInput>
              <w:default w:val="XXXX"/>
              <w:maxLength w:val="4"/>
            </w:textInput>
          </w:ffData>
        </w:fldChar>
      </w:r>
      <w:r>
        <w:rPr>
          <w:rFonts w:ascii="黑体"/>
        </w:rPr>
        <w:instrText xml:space="preserve"> FORMTEXT </w:instrText>
      </w:r>
      <w:r>
        <w:rPr>
          <w:rFonts w:ascii="黑体"/>
        </w:rPr>
      </w:r>
      <w:r>
        <w:rPr>
          <w:rFonts w:ascii="黑体"/>
        </w:rPr>
        <w:fldChar w:fldCharType="separate"/>
      </w:r>
      <w:r>
        <w:rPr>
          <w:rFonts w:ascii="黑体"/>
          <w:noProof/>
        </w:rPr>
        <w:t>XXXX</w:t>
      </w:r>
      <w:r>
        <w:rPr>
          <w:rFonts w:ascii="黑体"/>
        </w:rPr>
        <w:fldChar w:fldCharType="end"/>
      </w:r>
      <w:bookmarkEnd w:id="5"/>
      <w:r>
        <w:t xml:space="preserve"> </w:t>
      </w:r>
      <w:r>
        <w:rPr>
          <w:rFonts w:ascii="黑体"/>
        </w:rPr>
        <w:t>-</w:t>
      </w:r>
      <w:r>
        <w:t xml:space="preserve"> </w:t>
      </w:r>
      <w:bookmarkStart w:id="6" w:name="SM"/>
      <w:r>
        <w:rPr>
          <w:rFonts w:ascii="黑体"/>
        </w:rPr>
        <w:fldChar w:fldCharType="begin">
          <w:ffData>
            <w:name w:val="SM"/>
            <w:enabled/>
            <w:calcOnExit w:val="0"/>
            <w:entryMacro w:val="ShowHelp9"/>
            <w:textInput>
              <w:default w:val="XX"/>
              <w:maxLength w:val="2"/>
            </w:textInput>
          </w:ffData>
        </w:fldChar>
      </w:r>
      <w:r>
        <w:rPr>
          <w:rFonts w:ascii="黑体"/>
        </w:rPr>
        <w:instrText xml:space="preserve"> FORMTEXT </w:instrText>
      </w:r>
      <w:r>
        <w:rPr>
          <w:rFonts w:ascii="黑体"/>
        </w:rPr>
      </w:r>
      <w:r>
        <w:rPr>
          <w:rFonts w:ascii="黑体"/>
        </w:rPr>
        <w:fldChar w:fldCharType="separate"/>
      </w:r>
      <w:r>
        <w:rPr>
          <w:rFonts w:ascii="黑体"/>
          <w:noProof/>
        </w:rPr>
        <w:t>XX</w:t>
      </w:r>
      <w:r>
        <w:rPr>
          <w:rFonts w:ascii="黑体"/>
        </w:rPr>
        <w:fldChar w:fldCharType="end"/>
      </w:r>
      <w:bookmarkEnd w:id="6"/>
      <w:r>
        <w:t xml:space="preserve"> </w:t>
      </w:r>
      <w:r>
        <w:rPr>
          <w:rFonts w:ascii="黑体"/>
        </w:rPr>
        <w:t>-</w:t>
      </w:r>
      <w:r>
        <w:t xml:space="preserve"> </w:t>
      </w:r>
      <w:bookmarkStart w:id="7" w:name="SD"/>
      <w:r>
        <w:rPr>
          <w:rFonts w:ascii="黑体"/>
        </w:rPr>
        <w:fldChar w:fldCharType="begin">
          <w:ffData>
            <w:name w:val="SD"/>
            <w:enabled/>
            <w:calcOnExit w:val="0"/>
            <w:entryMacro w:val="ShowHelp9"/>
            <w:textInput>
              <w:default w:val="XX"/>
              <w:maxLength w:val="2"/>
            </w:textInput>
          </w:ffData>
        </w:fldChar>
      </w:r>
      <w:r>
        <w:rPr>
          <w:rFonts w:ascii="黑体"/>
        </w:rPr>
        <w:instrText xml:space="preserve"> FORMTEXT </w:instrText>
      </w:r>
      <w:r>
        <w:rPr>
          <w:rFonts w:ascii="黑体"/>
        </w:rPr>
      </w:r>
      <w:r>
        <w:rPr>
          <w:rFonts w:ascii="黑体"/>
        </w:rPr>
        <w:fldChar w:fldCharType="separate"/>
      </w:r>
      <w:r>
        <w:rPr>
          <w:rFonts w:ascii="黑体"/>
          <w:noProof/>
        </w:rPr>
        <w:t>XX</w:t>
      </w:r>
      <w:r>
        <w:rPr>
          <w:rFonts w:ascii="黑体"/>
        </w:rPr>
        <w:fldChar w:fldCharType="end"/>
      </w:r>
      <w:bookmarkEnd w:id="7"/>
      <w:r>
        <w:rPr>
          <w:rFonts w:hint="eastAsia"/>
        </w:rPr>
        <w:t>实施</w:t>
      </w:r>
    </w:p>
    <w:p w14:paraId="2432D836" w14:textId="6D8A67B5" w:rsidR="007810CD" w:rsidRDefault="00AF6CDC">
      <w:pPr>
        <w:pStyle w:val="afffffffc"/>
        <w:framePr w:wrap="around"/>
      </w:pPr>
      <w:r w:rsidRPr="00F448A6">
        <w:rPr>
          <w:rFonts w:ascii="Times New Roman"/>
          <w:noProof/>
          <w:kern w:val="2"/>
          <w:szCs w:val="28"/>
        </w:rPr>
        <w:drawing>
          <wp:anchor distT="0" distB="0" distL="114300" distR="114300" simplePos="0" relativeHeight="251661312" behindDoc="0" locked="0" layoutInCell="1" allowOverlap="1" wp14:anchorId="53A41816" wp14:editId="09FD0D96">
            <wp:simplePos x="0" y="0"/>
            <wp:positionH relativeFrom="column">
              <wp:posOffset>1298575</wp:posOffset>
            </wp:positionH>
            <wp:positionV relativeFrom="paragraph">
              <wp:posOffset>182999</wp:posOffset>
            </wp:positionV>
            <wp:extent cx="2868930" cy="545465"/>
            <wp:effectExtent l="0" t="0" r="7620" b="6985"/>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8930" cy="545465"/>
                    </a:xfrm>
                    <a:prstGeom prst="rect">
                      <a:avLst/>
                    </a:prstGeom>
                  </pic:spPr>
                </pic:pic>
              </a:graphicData>
            </a:graphic>
          </wp:anchor>
        </w:drawing>
      </w:r>
    </w:p>
    <w:tbl>
      <w:tblPr>
        <w:tblStyle w:val="1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
        <w:gridCol w:w="8855"/>
      </w:tblGrid>
      <w:tr w:rsidR="00AF6CDC" w:rsidRPr="00AF6CDC" w14:paraId="79ADF3FB" w14:textId="77777777" w:rsidTr="00AF6CDC">
        <w:tc>
          <w:tcPr>
            <w:tcW w:w="509" w:type="dxa"/>
          </w:tcPr>
          <w:p w14:paraId="3D528D95" w14:textId="77777777" w:rsidR="00AF6CDC" w:rsidRPr="00AF6CDC" w:rsidRDefault="00AF6CDC" w:rsidP="00AF6CDC">
            <w:pPr>
              <w:framePr w:wrap="notBeside" w:vAnchor="page" w:hAnchor="page" w:x="1372" w:y="568"/>
              <w:snapToGrid w:val="0"/>
              <w:spacing w:line="400" w:lineRule="exact"/>
              <w:ind w:left="6"/>
              <w:rPr>
                <w:rFonts w:eastAsia="黑体"/>
                <w:color w:val="000000"/>
                <w:szCs w:val="18"/>
                <w:lang w:eastAsia="en-US" w:bidi="en-US"/>
              </w:rPr>
            </w:pPr>
            <w:r w:rsidRPr="00AF6CDC">
              <w:rPr>
                <w:rFonts w:eastAsia="黑体"/>
                <w:szCs w:val="18"/>
              </w:rPr>
              <w:t xml:space="preserve">ICS  </w:t>
            </w:r>
          </w:p>
        </w:tc>
        <w:tc>
          <w:tcPr>
            <w:tcW w:w="8855" w:type="dxa"/>
          </w:tcPr>
          <w:p w14:paraId="230E610D" w14:textId="044FBF13" w:rsidR="00AF6CDC" w:rsidRPr="00AF6CDC" w:rsidRDefault="00AF6CDC" w:rsidP="00AF6CDC">
            <w:pPr>
              <w:framePr w:wrap="notBeside" w:vAnchor="page" w:hAnchor="page" w:x="1372" w:y="568"/>
              <w:snapToGrid w:val="0"/>
              <w:spacing w:line="400" w:lineRule="exact"/>
              <w:ind w:left="6"/>
              <w:rPr>
                <w:rFonts w:eastAsia="黑体"/>
                <w:color w:val="000000"/>
                <w:szCs w:val="18"/>
                <w:lang w:eastAsia="en-US" w:bidi="en-US"/>
              </w:rPr>
            </w:pPr>
            <w:r w:rsidRPr="00D57599">
              <w:rPr>
                <w:rFonts w:eastAsia="黑体"/>
                <w:noProof/>
                <w:sz w:val="52"/>
              </w:rPr>
              <w:drawing>
                <wp:anchor distT="0" distB="0" distL="114300" distR="114300" simplePos="0" relativeHeight="251660288" behindDoc="0" locked="0" layoutInCell="1" allowOverlap="0" wp14:anchorId="5393914F" wp14:editId="08ED12F6">
                  <wp:simplePos x="0" y="0"/>
                  <wp:positionH relativeFrom="page">
                    <wp:posOffset>3963035</wp:posOffset>
                  </wp:positionH>
                  <wp:positionV relativeFrom="page">
                    <wp:posOffset>97180</wp:posOffset>
                  </wp:positionV>
                  <wp:extent cx="1447165" cy="732790"/>
                  <wp:effectExtent l="0" t="0" r="635"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7165" cy="732790"/>
                          </a:xfrm>
                          <a:prstGeom prst="rect">
                            <a:avLst/>
                          </a:prstGeom>
                          <a:noFill/>
                          <a:ln>
                            <a:noFill/>
                          </a:ln>
                        </pic:spPr>
                      </pic:pic>
                    </a:graphicData>
                  </a:graphic>
                </wp:anchor>
              </w:drawing>
            </w:r>
            <w:r w:rsidRPr="00D57599">
              <w:rPr>
                <w:rFonts w:eastAsia="黑体"/>
                <w:szCs w:val="18"/>
              </w:rPr>
              <w:fldChar w:fldCharType="begin">
                <w:ffData>
                  <w:name w:val="ICS"/>
                  <w:enabled/>
                  <w:calcOnExit w:val="0"/>
                  <w:textInput>
                    <w:default w:val="33.060"/>
                  </w:textInput>
                </w:ffData>
              </w:fldChar>
            </w:r>
            <w:bookmarkStart w:id="8" w:name="ICS"/>
            <w:r w:rsidRPr="00D57599">
              <w:rPr>
                <w:rFonts w:eastAsia="黑体"/>
                <w:szCs w:val="18"/>
              </w:rPr>
              <w:instrText xml:space="preserve"> FORMTEXT </w:instrText>
            </w:r>
            <w:r w:rsidRPr="00D57599">
              <w:rPr>
                <w:rFonts w:eastAsia="黑体"/>
                <w:szCs w:val="18"/>
              </w:rPr>
            </w:r>
            <w:r w:rsidRPr="00D57599">
              <w:rPr>
                <w:rFonts w:eastAsia="黑体"/>
                <w:szCs w:val="18"/>
              </w:rPr>
              <w:fldChar w:fldCharType="separate"/>
            </w:r>
            <w:r w:rsidRPr="00D57599">
              <w:rPr>
                <w:rFonts w:eastAsia="黑体"/>
                <w:szCs w:val="18"/>
              </w:rPr>
              <w:t>33.060</w:t>
            </w:r>
            <w:r w:rsidRPr="00D57599">
              <w:rPr>
                <w:rFonts w:eastAsia="黑体"/>
                <w:szCs w:val="18"/>
              </w:rPr>
              <w:fldChar w:fldCharType="end"/>
            </w:r>
            <w:bookmarkEnd w:id="8"/>
          </w:p>
        </w:tc>
      </w:tr>
      <w:tr w:rsidR="00AF6CDC" w:rsidRPr="00AF6CDC" w14:paraId="19E1B105" w14:textId="77777777" w:rsidTr="00AF6CDC">
        <w:tc>
          <w:tcPr>
            <w:tcW w:w="509" w:type="dxa"/>
          </w:tcPr>
          <w:p w14:paraId="2175D03B" w14:textId="77777777" w:rsidR="00AF6CDC" w:rsidRPr="00AF6CDC" w:rsidRDefault="00AF6CDC" w:rsidP="00AF6CDC">
            <w:pPr>
              <w:framePr w:wrap="notBeside" w:vAnchor="page" w:hAnchor="page" w:x="1372" w:y="568"/>
              <w:snapToGrid w:val="0"/>
              <w:spacing w:line="400" w:lineRule="exact"/>
              <w:ind w:left="6"/>
              <w:rPr>
                <w:rFonts w:eastAsia="黑体"/>
                <w:color w:val="000000"/>
                <w:szCs w:val="18"/>
                <w:lang w:eastAsia="en-US" w:bidi="en-US"/>
              </w:rPr>
            </w:pPr>
            <w:r w:rsidRPr="00AF6CDC">
              <w:rPr>
                <w:rFonts w:eastAsia="黑体"/>
                <w:szCs w:val="18"/>
              </w:rPr>
              <w:t xml:space="preserve">CCS  </w:t>
            </w:r>
          </w:p>
        </w:tc>
        <w:bookmarkStart w:id="9" w:name="CSDN"/>
        <w:tc>
          <w:tcPr>
            <w:tcW w:w="8855" w:type="dxa"/>
          </w:tcPr>
          <w:p w14:paraId="3FC23E6D" w14:textId="2058A8C8" w:rsidR="00AF6CDC" w:rsidRPr="00AF6CDC" w:rsidRDefault="00AF6CDC" w:rsidP="00AF6CDC">
            <w:pPr>
              <w:framePr w:wrap="notBeside" w:vAnchor="page" w:hAnchor="page" w:x="1372" w:y="568"/>
              <w:snapToGrid w:val="0"/>
              <w:spacing w:line="400" w:lineRule="exact"/>
              <w:ind w:left="6"/>
              <w:rPr>
                <w:rFonts w:eastAsia="黑体"/>
                <w:color w:val="000000"/>
                <w:szCs w:val="18"/>
                <w:lang w:eastAsia="en-US" w:bidi="en-US"/>
              </w:rPr>
            </w:pPr>
            <w:r w:rsidRPr="00D57599">
              <w:rPr>
                <w:rFonts w:eastAsia="黑体"/>
                <w:szCs w:val="18"/>
              </w:rPr>
              <w:fldChar w:fldCharType="begin">
                <w:ffData>
                  <w:name w:val="CSDN"/>
                  <w:enabled/>
                  <w:calcOnExit w:val="0"/>
                  <w:textInput>
                    <w:default w:val="M30"/>
                  </w:textInput>
                </w:ffData>
              </w:fldChar>
            </w:r>
            <w:r w:rsidRPr="00D57599">
              <w:rPr>
                <w:rFonts w:eastAsia="黑体"/>
                <w:szCs w:val="18"/>
              </w:rPr>
              <w:instrText xml:space="preserve"> FORMTEXT </w:instrText>
            </w:r>
            <w:r w:rsidRPr="00D57599">
              <w:rPr>
                <w:rFonts w:eastAsia="黑体"/>
                <w:szCs w:val="18"/>
              </w:rPr>
            </w:r>
            <w:r w:rsidRPr="00D57599">
              <w:rPr>
                <w:rFonts w:eastAsia="黑体"/>
                <w:szCs w:val="18"/>
              </w:rPr>
              <w:fldChar w:fldCharType="separate"/>
            </w:r>
            <w:r w:rsidRPr="00D57599">
              <w:rPr>
                <w:rFonts w:eastAsia="黑体"/>
                <w:noProof/>
                <w:szCs w:val="18"/>
              </w:rPr>
              <w:t>M30</w:t>
            </w:r>
            <w:r w:rsidRPr="00D57599">
              <w:rPr>
                <w:rFonts w:eastAsia="黑体"/>
                <w:szCs w:val="18"/>
              </w:rPr>
              <w:fldChar w:fldCharType="end"/>
            </w:r>
            <w:bookmarkEnd w:id="9"/>
          </w:p>
        </w:tc>
      </w:tr>
    </w:tbl>
    <w:p w14:paraId="4D9D499C" w14:textId="6E0441CD" w:rsidR="007810CD" w:rsidRDefault="00F77F8C" w:rsidP="00AF6CDC">
      <w:pPr>
        <w:pStyle w:val="afffffc"/>
        <w:ind w:leftChars="-67" w:hangingChars="67" w:hanging="141"/>
        <w:sectPr w:rsidR="007810CD" w:rsidSect="007D4AEE">
          <w:headerReference w:type="even" r:id="rId12"/>
          <w:footerReference w:type="even" r:id="rId13"/>
          <w:pgSz w:w="11906" w:h="16838"/>
          <w:pgMar w:top="567" w:right="850" w:bottom="1134" w:left="1418" w:header="0" w:footer="0" w:gutter="0"/>
          <w:pgNumType w:start="1"/>
          <w:cols w:space="425"/>
          <w:docGrid w:type="lines" w:linePitch="312"/>
        </w:sectPr>
      </w:pPr>
      <w:r>
        <w:rPr>
          <w:noProof/>
        </w:rPr>
        <mc:AlternateContent>
          <mc:Choice Requires="wps">
            <w:drawing>
              <wp:anchor distT="0" distB="0" distL="114300" distR="114300" simplePos="0" relativeHeight="251656192" behindDoc="0" locked="0" layoutInCell="1" allowOverlap="1" wp14:anchorId="002E8C59" wp14:editId="2A9E8921">
                <wp:simplePos x="0" y="0"/>
                <wp:positionH relativeFrom="column">
                  <wp:posOffset>-635</wp:posOffset>
                </wp:positionH>
                <wp:positionV relativeFrom="paragraph">
                  <wp:posOffset>2339340</wp:posOffset>
                </wp:positionV>
                <wp:extent cx="6120130" cy="0"/>
                <wp:effectExtent l="0" t="0" r="13970" b="0"/>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ln>
                      </wps:spPr>
                      <wps:bodyPr/>
                    </wps:wsp>
                  </a:graphicData>
                </a:graphic>
              </wp:anchor>
            </w:drawing>
          </mc:Choice>
          <mc:Fallback>
            <w:pict>
              <v:line w14:anchorId="69F27628" id="Line 1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05pt,184.2pt" to="481.85pt,18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"/>
            </w:pict>
          </mc:Fallback>
        </mc:AlternateContent>
      </w:r>
    </w:p>
    <w:p w14:paraId="261DD624" w14:textId="400E7076" w:rsidR="007810CD" w:rsidRDefault="00F77F8C">
      <w:pPr>
        <w:pStyle w:val="TOC10"/>
        <w:jc w:val="center"/>
        <w:rPr>
          <w:rFonts w:ascii="黑体" w:eastAsia="黑体"/>
          <w:b w:val="0"/>
          <w:color w:val="auto"/>
          <w:sz w:val="32"/>
          <w:szCs w:val="32"/>
        </w:rPr>
      </w:pPr>
      <w:bookmarkStart w:id="10" w:name="_Toc341805806"/>
      <w:r>
        <w:rPr>
          <w:rFonts w:ascii="黑体" w:eastAsia="黑体" w:hint="eastAsia"/>
          <w:b w:val="0"/>
          <w:color w:val="auto"/>
          <w:sz w:val="32"/>
          <w:szCs w:val="32"/>
        </w:rPr>
        <w:lastRenderedPageBreak/>
        <w:t>目</w:t>
      </w:r>
      <w:r w:rsidR="002F71A1">
        <w:rPr>
          <w:rFonts w:ascii="黑体" w:eastAsia="黑体" w:hint="eastAsia"/>
          <w:b w:val="0"/>
          <w:color w:val="auto"/>
          <w:sz w:val="32"/>
          <w:szCs w:val="32"/>
        </w:rPr>
        <w:t xml:space="preserve">    </w:t>
      </w:r>
      <w:r>
        <w:rPr>
          <w:rFonts w:ascii="黑体" w:eastAsia="黑体" w:hint="eastAsia"/>
          <w:b w:val="0"/>
          <w:color w:val="auto"/>
          <w:sz w:val="32"/>
          <w:szCs w:val="32"/>
        </w:rPr>
        <w:t>次</w:t>
      </w:r>
    </w:p>
    <w:p w14:paraId="7F0722FB" w14:textId="0EBCF963" w:rsidR="000A2C40" w:rsidRDefault="00F77F8C">
      <w:pPr>
        <w:pStyle w:val="TOC1"/>
        <w:spacing w:before="78" w:after="78"/>
        <w:rPr>
          <w:ins w:id="11" w:author="D H" w:date="2025-04-14T11:12:00Z" w16du:dateUtc="2025-04-14T03:12:00Z"/>
          <w:rFonts w:asciiTheme="minorHAnsi" w:eastAsiaTheme="minorEastAsia" w:hAnsiTheme="minorHAnsi" w:cstheme="minorBidi" w:hint="eastAsia"/>
          <w:noProof/>
          <w:sz w:val="22"/>
          <w:szCs w:val="24"/>
          <w14:ligatures w14:val="standardContextual"/>
        </w:rPr>
      </w:pPr>
      <w:r>
        <w:fldChar w:fldCharType="begin"/>
      </w:r>
      <w:r>
        <w:instrText xml:space="preserve"> TOC \o "1-3" \h \z \u </w:instrText>
      </w:r>
      <w:r>
        <w:fldChar w:fldCharType="separate"/>
      </w:r>
      <w:ins w:id="12" w:author="D H" w:date="2025-04-14T11:12:00Z" w16du:dateUtc="2025-04-14T03:12:00Z">
        <w:r w:rsidR="000A2C40" w:rsidRPr="007F7129">
          <w:rPr>
            <w:rStyle w:val="affffffa"/>
            <w:rFonts w:hint="eastAsia"/>
            <w:noProof/>
          </w:rPr>
          <w:fldChar w:fldCharType="begin"/>
        </w:r>
        <w:r w:rsidR="000A2C40" w:rsidRPr="007F7129">
          <w:rPr>
            <w:rStyle w:val="affffffa"/>
            <w:rFonts w:hint="eastAsia"/>
            <w:noProof/>
          </w:rPr>
          <w:instrText xml:space="preserve"> </w:instrText>
        </w:r>
        <w:r w:rsidR="000A2C40">
          <w:rPr>
            <w:rFonts w:hint="eastAsia"/>
            <w:noProof/>
          </w:rPr>
          <w:instrText>HYPERLINK \l "_Toc195521542"</w:instrText>
        </w:r>
        <w:r w:rsidR="000A2C40" w:rsidRPr="007F7129">
          <w:rPr>
            <w:rStyle w:val="affffffa"/>
            <w:rFonts w:hint="eastAsia"/>
            <w:noProof/>
          </w:rPr>
          <w:instrText xml:space="preserve"> </w:instrText>
        </w:r>
        <w:r w:rsidR="000A2C40" w:rsidRPr="007F7129">
          <w:rPr>
            <w:rStyle w:val="affffffa"/>
            <w:rFonts w:hint="eastAsia"/>
            <w:noProof/>
          </w:rPr>
        </w:r>
        <w:r w:rsidR="000A2C40" w:rsidRPr="007F7129">
          <w:rPr>
            <w:rStyle w:val="affffffa"/>
            <w:rFonts w:hint="eastAsia"/>
            <w:noProof/>
          </w:rPr>
          <w:fldChar w:fldCharType="separate"/>
        </w:r>
        <w:r w:rsidR="000A2C40" w:rsidRPr="007F7129">
          <w:rPr>
            <w:rStyle w:val="affffffa"/>
            <w:rFonts w:hint="eastAsia"/>
            <w:noProof/>
          </w:rPr>
          <w:t>前</w:t>
        </w:r>
        <w:r w:rsidR="000A2C40" w:rsidRPr="007F7129">
          <w:rPr>
            <w:rStyle w:val="affffffa"/>
            <w:rFonts w:hAnsi="Cambria Math" w:cs="Cambria Math" w:hint="eastAsia"/>
            <w:noProof/>
          </w:rPr>
          <w:t xml:space="preserve">    </w:t>
        </w:r>
        <w:r w:rsidR="000A2C40" w:rsidRPr="007F7129">
          <w:rPr>
            <w:rStyle w:val="affffffa"/>
            <w:rFonts w:hint="eastAsia"/>
            <w:noProof/>
          </w:rPr>
          <w:t>言</w:t>
        </w:r>
        <w:r w:rsidR="000A2C40">
          <w:rPr>
            <w:rFonts w:hint="eastAsia"/>
            <w:noProof/>
            <w:webHidden/>
          </w:rPr>
          <w:tab/>
        </w:r>
        <w:r w:rsidR="000A2C40">
          <w:rPr>
            <w:rFonts w:hint="eastAsia"/>
            <w:noProof/>
            <w:webHidden/>
          </w:rPr>
          <w:fldChar w:fldCharType="begin"/>
        </w:r>
        <w:r w:rsidR="000A2C40">
          <w:rPr>
            <w:rFonts w:hint="eastAsia"/>
            <w:noProof/>
            <w:webHidden/>
          </w:rPr>
          <w:instrText xml:space="preserve"> </w:instrText>
        </w:r>
        <w:r w:rsidR="000A2C40">
          <w:rPr>
            <w:noProof/>
            <w:webHidden/>
          </w:rPr>
          <w:instrText>PAGEREF _Toc195521542 \h</w:instrText>
        </w:r>
        <w:r w:rsidR="000A2C40">
          <w:rPr>
            <w:rFonts w:hint="eastAsia"/>
            <w:noProof/>
            <w:webHidden/>
          </w:rPr>
          <w:instrText xml:space="preserve"> </w:instrText>
        </w:r>
      </w:ins>
      <w:r w:rsidR="000A2C40">
        <w:rPr>
          <w:rFonts w:hint="eastAsia"/>
          <w:noProof/>
          <w:webHidden/>
        </w:rPr>
      </w:r>
      <w:r w:rsidR="000A2C40">
        <w:rPr>
          <w:rFonts w:hint="eastAsia"/>
          <w:noProof/>
          <w:webHidden/>
        </w:rPr>
        <w:fldChar w:fldCharType="separate"/>
      </w:r>
      <w:ins w:id="13" w:author="D H" w:date="2025-04-14T11:12:00Z" w16du:dateUtc="2025-04-14T03:12:00Z">
        <w:r w:rsidR="000A2C40">
          <w:rPr>
            <w:noProof/>
            <w:webHidden/>
          </w:rPr>
          <w:t>II</w:t>
        </w:r>
        <w:r w:rsidR="000A2C40">
          <w:rPr>
            <w:rFonts w:hint="eastAsia"/>
            <w:noProof/>
            <w:webHidden/>
          </w:rPr>
          <w:fldChar w:fldCharType="end"/>
        </w:r>
        <w:r w:rsidR="000A2C40" w:rsidRPr="007F7129">
          <w:rPr>
            <w:rStyle w:val="affffffa"/>
            <w:rFonts w:hint="eastAsia"/>
            <w:noProof/>
          </w:rPr>
          <w:fldChar w:fldCharType="end"/>
        </w:r>
      </w:ins>
    </w:p>
    <w:p w14:paraId="4FD5E76D" w14:textId="11A6841A" w:rsidR="000A2C40" w:rsidRDefault="000A2C40">
      <w:pPr>
        <w:pStyle w:val="TOC1"/>
        <w:spacing w:before="78" w:after="78"/>
        <w:rPr>
          <w:ins w:id="14" w:author="D H" w:date="2025-04-14T11:12:00Z" w16du:dateUtc="2025-04-14T03:12:00Z"/>
          <w:rFonts w:asciiTheme="minorHAnsi" w:eastAsiaTheme="minorEastAsia" w:hAnsiTheme="minorHAnsi" w:cstheme="minorBidi" w:hint="eastAsia"/>
          <w:noProof/>
          <w:sz w:val="22"/>
          <w:szCs w:val="24"/>
          <w14:ligatures w14:val="standardContextual"/>
        </w:rPr>
      </w:pPr>
      <w:ins w:id="15" w:author="D H" w:date="2025-04-14T11:12:00Z" w16du:dateUtc="2025-04-14T03:12:00Z">
        <w:r w:rsidRPr="007F7129">
          <w:rPr>
            <w:rStyle w:val="affffffa"/>
            <w:rFonts w:hint="eastAsia"/>
            <w:noProof/>
          </w:rPr>
          <w:fldChar w:fldCharType="begin"/>
        </w:r>
        <w:r w:rsidRPr="007F7129">
          <w:rPr>
            <w:rStyle w:val="affffffa"/>
            <w:rFonts w:hint="eastAsia"/>
            <w:noProof/>
          </w:rPr>
          <w:instrText xml:space="preserve"> </w:instrText>
        </w:r>
        <w:r>
          <w:rPr>
            <w:rFonts w:hint="eastAsia"/>
            <w:noProof/>
          </w:rPr>
          <w:instrText>HYPERLINK \l "_Toc195521543"</w:instrText>
        </w:r>
        <w:r w:rsidRPr="007F7129">
          <w:rPr>
            <w:rStyle w:val="affffffa"/>
            <w:rFonts w:hint="eastAsia"/>
            <w:noProof/>
          </w:rPr>
          <w:instrText xml:space="preserve"> </w:instrText>
        </w:r>
        <w:r w:rsidRPr="007F7129">
          <w:rPr>
            <w:rStyle w:val="affffffa"/>
            <w:rFonts w:hint="eastAsia"/>
            <w:noProof/>
          </w:rPr>
        </w:r>
        <w:r w:rsidRPr="007F7129">
          <w:rPr>
            <w:rStyle w:val="affffffa"/>
            <w:rFonts w:hint="eastAsia"/>
            <w:noProof/>
          </w:rPr>
          <w:fldChar w:fldCharType="separate"/>
        </w:r>
        <w:r w:rsidRPr="007F7129">
          <w:rPr>
            <w:rStyle w:val="affffffa"/>
            <w:rFonts w:hint="eastAsia"/>
            <w:noProof/>
          </w:rPr>
          <w:t>1 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_Toc195521543 \h</w:instrText>
        </w:r>
        <w:r>
          <w:rPr>
            <w:rFonts w:hint="eastAsia"/>
            <w:noProof/>
            <w:webHidden/>
          </w:rPr>
          <w:instrText xml:space="preserve"> </w:instrText>
        </w:r>
      </w:ins>
      <w:r>
        <w:rPr>
          <w:rFonts w:hint="eastAsia"/>
          <w:noProof/>
          <w:webHidden/>
        </w:rPr>
      </w:r>
      <w:r>
        <w:rPr>
          <w:rFonts w:hint="eastAsia"/>
          <w:noProof/>
          <w:webHidden/>
        </w:rPr>
        <w:fldChar w:fldCharType="separate"/>
      </w:r>
      <w:ins w:id="16" w:author="D H" w:date="2025-04-14T11:12:00Z" w16du:dateUtc="2025-04-14T03:12:00Z">
        <w:r>
          <w:rPr>
            <w:noProof/>
            <w:webHidden/>
          </w:rPr>
          <w:t>1</w:t>
        </w:r>
        <w:r>
          <w:rPr>
            <w:rFonts w:hint="eastAsia"/>
            <w:noProof/>
            <w:webHidden/>
          </w:rPr>
          <w:fldChar w:fldCharType="end"/>
        </w:r>
        <w:r w:rsidRPr="007F7129">
          <w:rPr>
            <w:rStyle w:val="affffffa"/>
            <w:rFonts w:hint="eastAsia"/>
            <w:noProof/>
          </w:rPr>
          <w:fldChar w:fldCharType="end"/>
        </w:r>
      </w:ins>
    </w:p>
    <w:p w14:paraId="5C1C1E55" w14:textId="54041F0B" w:rsidR="000A2C40" w:rsidRDefault="000A2C40">
      <w:pPr>
        <w:pStyle w:val="TOC1"/>
        <w:spacing w:before="78" w:after="78"/>
        <w:rPr>
          <w:ins w:id="17" w:author="D H" w:date="2025-04-14T11:12:00Z" w16du:dateUtc="2025-04-14T03:12:00Z"/>
          <w:rFonts w:asciiTheme="minorHAnsi" w:eastAsiaTheme="minorEastAsia" w:hAnsiTheme="minorHAnsi" w:cstheme="minorBidi" w:hint="eastAsia"/>
          <w:noProof/>
          <w:sz w:val="22"/>
          <w:szCs w:val="24"/>
          <w14:ligatures w14:val="standardContextual"/>
        </w:rPr>
      </w:pPr>
      <w:ins w:id="18" w:author="D H" w:date="2025-04-14T11:12:00Z" w16du:dateUtc="2025-04-14T03:12:00Z">
        <w:r w:rsidRPr="007F7129">
          <w:rPr>
            <w:rStyle w:val="affffffa"/>
            <w:rFonts w:hint="eastAsia"/>
            <w:noProof/>
          </w:rPr>
          <w:fldChar w:fldCharType="begin"/>
        </w:r>
        <w:r w:rsidRPr="007F7129">
          <w:rPr>
            <w:rStyle w:val="affffffa"/>
            <w:rFonts w:hint="eastAsia"/>
            <w:noProof/>
          </w:rPr>
          <w:instrText xml:space="preserve"> </w:instrText>
        </w:r>
        <w:r>
          <w:rPr>
            <w:rFonts w:hint="eastAsia"/>
            <w:noProof/>
          </w:rPr>
          <w:instrText>HYPERLINK \l "_Toc195521544"</w:instrText>
        </w:r>
        <w:r w:rsidRPr="007F7129">
          <w:rPr>
            <w:rStyle w:val="affffffa"/>
            <w:rFonts w:hint="eastAsia"/>
            <w:noProof/>
          </w:rPr>
          <w:instrText xml:space="preserve"> </w:instrText>
        </w:r>
        <w:r w:rsidRPr="007F7129">
          <w:rPr>
            <w:rStyle w:val="affffffa"/>
            <w:rFonts w:hint="eastAsia"/>
            <w:noProof/>
          </w:rPr>
        </w:r>
        <w:r w:rsidRPr="007F7129">
          <w:rPr>
            <w:rStyle w:val="affffffa"/>
            <w:rFonts w:hint="eastAsia"/>
            <w:noProof/>
          </w:rPr>
          <w:fldChar w:fldCharType="separate"/>
        </w:r>
        <w:r w:rsidRPr="007F7129">
          <w:rPr>
            <w:rStyle w:val="affffffa"/>
            <w:rFonts w:hint="eastAsia"/>
            <w:noProof/>
          </w:rPr>
          <w:t>2 规范性引用文件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_Toc195521544 \h</w:instrText>
        </w:r>
        <w:r>
          <w:rPr>
            <w:rFonts w:hint="eastAsia"/>
            <w:noProof/>
            <w:webHidden/>
          </w:rPr>
          <w:instrText xml:space="preserve"> </w:instrText>
        </w:r>
      </w:ins>
      <w:r>
        <w:rPr>
          <w:rFonts w:hint="eastAsia"/>
          <w:noProof/>
          <w:webHidden/>
        </w:rPr>
      </w:r>
      <w:r>
        <w:rPr>
          <w:rFonts w:hint="eastAsia"/>
          <w:noProof/>
          <w:webHidden/>
        </w:rPr>
        <w:fldChar w:fldCharType="separate"/>
      </w:r>
      <w:ins w:id="19" w:author="D H" w:date="2025-04-14T11:12:00Z" w16du:dateUtc="2025-04-14T03:12:00Z">
        <w:r>
          <w:rPr>
            <w:noProof/>
            <w:webHidden/>
          </w:rPr>
          <w:t>1</w:t>
        </w:r>
        <w:r>
          <w:rPr>
            <w:rFonts w:hint="eastAsia"/>
            <w:noProof/>
            <w:webHidden/>
          </w:rPr>
          <w:fldChar w:fldCharType="end"/>
        </w:r>
        <w:r w:rsidRPr="007F7129">
          <w:rPr>
            <w:rStyle w:val="affffffa"/>
            <w:rFonts w:hint="eastAsia"/>
            <w:noProof/>
          </w:rPr>
          <w:fldChar w:fldCharType="end"/>
        </w:r>
      </w:ins>
    </w:p>
    <w:p w14:paraId="3DC485A3" w14:textId="4DBFA43D" w:rsidR="000A2C40" w:rsidRDefault="000A2C40">
      <w:pPr>
        <w:pStyle w:val="TOC1"/>
        <w:spacing w:before="78" w:after="78"/>
        <w:rPr>
          <w:ins w:id="20" w:author="D H" w:date="2025-04-14T11:12:00Z" w16du:dateUtc="2025-04-14T03:12:00Z"/>
          <w:rFonts w:asciiTheme="minorHAnsi" w:eastAsiaTheme="minorEastAsia" w:hAnsiTheme="minorHAnsi" w:cstheme="minorBidi" w:hint="eastAsia"/>
          <w:noProof/>
          <w:sz w:val="22"/>
          <w:szCs w:val="24"/>
          <w14:ligatures w14:val="standardContextual"/>
        </w:rPr>
      </w:pPr>
      <w:ins w:id="21" w:author="D H" w:date="2025-04-14T11:12:00Z" w16du:dateUtc="2025-04-14T03:12:00Z">
        <w:r w:rsidRPr="007F7129">
          <w:rPr>
            <w:rStyle w:val="affffffa"/>
            <w:rFonts w:hint="eastAsia"/>
            <w:noProof/>
          </w:rPr>
          <w:fldChar w:fldCharType="begin"/>
        </w:r>
        <w:r w:rsidRPr="007F7129">
          <w:rPr>
            <w:rStyle w:val="affffffa"/>
            <w:rFonts w:hint="eastAsia"/>
            <w:noProof/>
          </w:rPr>
          <w:instrText xml:space="preserve"> </w:instrText>
        </w:r>
        <w:r>
          <w:rPr>
            <w:rFonts w:hint="eastAsia"/>
            <w:noProof/>
          </w:rPr>
          <w:instrText>HYPERLINK \l "_Toc195521545"</w:instrText>
        </w:r>
        <w:r w:rsidRPr="007F7129">
          <w:rPr>
            <w:rStyle w:val="affffffa"/>
            <w:rFonts w:hint="eastAsia"/>
            <w:noProof/>
          </w:rPr>
          <w:instrText xml:space="preserve"> </w:instrText>
        </w:r>
        <w:r w:rsidRPr="007F7129">
          <w:rPr>
            <w:rStyle w:val="affffffa"/>
            <w:rFonts w:hint="eastAsia"/>
            <w:noProof/>
          </w:rPr>
        </w:r>
        <w:r w:rsidRPr="007F7129">
          <w:rPr>
            <w:rStyle w:val="affffffa"/>
            <w:rFonts w:hint="eastAsia"/>
            <w:noProof/>
          </w:rPr>
          <w:fldChar w:fldCharType="separate"/>
        </w:r>
        <w:r w:rsidRPr="007F7129">
          <w:rPr>
            <w:rStyle w:val="affffffa"/>
            <w:rFonts w:hint="eastAsia"/>
            <w:noProof/>
          </w:rPr>
          <w:t>3 术语、定义和缩略语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_Toc195521545 \h</w:instrText>
        </w:r>
        <w:r>
          <w:rPr>
            <w:rFonts w:hint="eastAsia"/>
            <w:noProof/>
            <w:webHidden/>
          </w:rPr>
          <w:instrText xml:space="preserve"> </w:instrText>
        </w:r>
      </w:ins>
      <w:r>
        <w:rPr>
          <w:rFonts w:hint="eastAsia"/>
          <w:noProof/>
          <w:webHidden/>
        </w:rPr>
      </w:r>
      <w:r>
        <w:rPr>
          <w:rFonts w:hint="eastAsia"/>
          <w:noProof/>
          <w:webHidden/>
        </w:rPr>
        <w:fldChar w:fldCharType="separate"/>
      </w:r>
      <w:ins w:id="22" w:author="D H" w:date="2025-04-14T11:12:00Z" w16du:dateUtc="2025-04-14T03:12:00Z">
        <w:r>
          <w:rPr>
            <w:noProof/>
            <w:webHidden/>
          </w:rPr>
          <w:t>1</w:t>
        </w:r>
        <w:r>
          <w:rPr>
            <w:rFonts w:hint="eastAsia"/>
            <w:noProof/>
            <w:webHidden/>
          </w:rPr>
          <w:fldChar w:fldCharType="end"/>
        </w:r>
        <w:r w:rsidRPr="007F7129">
          <w:rPr>
            <w:rStyle w:val="affffffa"/>
            <w:rFonts w:hint="eastAsia"/>
            <w:noProof/>
          </w:rPr>
          <w:fldChar w:fldCharType="end"/>
        </w:r>
      </w:ins>
    </w:p>
    <w:p w14:paraId="37478120" w14:textId="18555677" w:rsidR="000A2C40" w:rsidRDefault="000A2C40">
      <w:pPr>
        <w:pStyle w:val="TOC2"/>
        <w:ind w:leftChars="202" w:left="424"/>
        <w:rPr>
          <w:ins w:id="23" w:author="D H" w:date="2025-04-14T11:12:00Z" w16du:dateUtc="2025-04-14T03:12:00Z"/>
          <w:rFonts w:asciiTheme="minorHAnsi" w:eastAsiaTheme="minorEastAsia" w:hAnsiTheme="minorHAnsi" w:cstheme="minorBidi" w:hint="eastAsia"/>
          <w:noProof/>
          <w:sz w:val="22"/>
          <w:szCs w:val="24"/>
          <w14:ligatures w14:val="standardContextual"/>
        </w:rPr>
        <w:pPrChange w:id="24" w:author="D H" w:date="2025-04-14T11:13:00Z" w16du:dateUtc="2025-04-14T03:13:00Z">
          <w:pPr>
            <w:pStyle w:val="TOC2"/>
          </w:pPr>
        </w:pPrChange>
      </w:pPr>
      <w:ins w:id="25" w:author="D H" w:date="2025-04-14T11:12:00Z" w16du:dateUtc="2025-04-14T03:12:00Z">
        <w:r w:rsidRPr="007F7129">
          <w:rPr>
            <w:rStyle w:val="affffffa"/>
            <w:rFonts w:hint="eastAsia"/>
            <w:noProof/>
          </w:rPr>
          <w:fldChar w:fldCharType="begin"/>
        </w:r>
        <w:r w:rsidRPr="007F7129">
          <w:rPr>
            <w:rStyle w:val="affffffa"/>
            <w:rFonts w:hint="eastAsia"/>
            <w:noProof/>
          </w:rPr>
          <w:instrText xml:space="preserve"> </w:instrText>
        </w:r>
        <w:r>
          <w:rPr>
            <w:rFonts w:hint="eastAsia"/>
            <w:noProof/>
          </w:rPr>
          <w:instrText>HYPERLINK \l "_Toc195521546"</w:instrText>
        </w:r>
        <w:r w:rsidRPr="007F7129">
          <w:rPr>
            <w:rStyle w:val="affffffa"/>
            <w:rFonts w:hint="eastAsia"/>
            <w:noProof/>
          </w:rPr>
          <w:instrText xml:space="preserve"> </w:instrText>
        </w:r>
        <w:r w:rsidRPr="007F7129">
          <w:rPr>
            <w:rStyle w:val="affffffa"/>
            <w:rFonts w:hint="eastAsia"/>
            <w:noProof/>
          </w:rPr>
        </w:r>
        <w:r w:rsidRPr="007F7129">
          <w:rPr>
            <w:rStyle w:val="affffffa"/>
            <w:rFonts w:hint="eastAsia"/>
            <w:noProof/>
          </w:rPr>
          <w:fldChar w:fldCharType="separate"/>
        </w:r>
        <w:r w:rsidRPr="007F7129">
          <w:rPr>
            <w:rStyle w:val="affffffa"/>
            <w:rFonts w:hint="eastAsia"/>
            <w:noProof/>
          </w:rPr>
          <w:t>3.1 术语和定义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_Toc195521546 \h</w:instrText>
        </w:r>
        <w:r>
          <w:rPr>
            <w:rFonts w:hint="eastAsia"/>
            <w:noProof/>
            <w:webHidden/>
          </w:rPr>
          <w:instrText xml:space="preserve"> </w:instrText>
        </w:r>
      </w:ins>
      <w:r>
        <w:rPr>
          <w:rFonts w:hint="eastAsia"/>
          <w:noProof/>
          <w:webHidden/>
        </w:rPr>
      </w:r>
      <w:r>
        <w:rPr>
          <w:rFonts w:hint="eastAsia"/>
          <w:noProof/>
          <w:webHidden/>
        </w:rPr>
        <w:fldChar w:fldCharType="separate"/>
      </w:r>
      <w:ins w:id="26" w:author="D H" w:date="2025-04-14T11:12:00Z" w16du:dateUtc="2025-04-14T03:12:00Z">
        <w:r>
          <w:rPr>
            <w:noProof/>
            <w:webHidden/>
          </w:rPr>
          <w:t>1</w:t>
        </w:r>
        <w:r>
          <w:rPr>
            <w:rFonts w:hint="eastAsia"/>
            <w:noProof/>
            <w:webHidden/>
          </w:rPr>
          <w:fldChar w:fldCharType="end"/>
        </w:r>
        <w:r w:rsidRPr="007F7129">
          <w:rPr>
            <w:rStyle w:val="affffffa"/>
            <w:rFonts w:hint="eastAsia"/>
            <w:noProof/>
          </w:rPr>
          <w:fldChar w:fldCharType="end"/>
        </w:r>
      </w:ins>
    </w:p>
    <w:p w14:paraId="0094B354" w14:textId="08AB6FDC" w:rsidR="000A2C40" w:rsidRDefault="000A2C40">
      <w:pPr>
        <w:pStyle w:val="TOC2"/>
        <w:ind w:leftChars="202" w:left="424"/>
        <w:rPr>
          <w:ins w:id="27" w:author="D H" w:date="2025-04-14T11:12:00Z" w16du:dateUtc="2025-04-14T03:12:00Z"/>
          <w:rFonts w:asciiTheme="minorHAnsi" w:eastAsiaTheme="minorEastAsia" w:hAnsiTheme="minorHAnsi" w:cstheme="minorBidi" w:hint="eastAsia"/>
          <w:noProof/>
          <w:sz w:val="22"/>
          <w:szCs w:val="24"/>
          <w14:ligatures w14:val="standardContextual"/>
        </w:rPr>
        <w:pPrChange w:id="28" w:author="D H" w:date="2025-04-14T11:13:00Z" w16du:dateUtc="2025-04-14T03:13:00Z">
          <w:pPr>
            <w:pStyle w:val="TOC2"/>
          </w:pPr>
        </w:pPrChange>
      </w:pPr>
      <w:ins w:id="29" w:author="D H" w:date="2025-04-14T11:12:00Z" w16du:dateUtc="2025-04-14T03:12:00Z">
        <w:r w:rsidRPr="007F7129">
          <w:rPr>
            <w:rStyle w:val="affffffa"/>
            <w:rFonts w:hint="eastAsia"/>
            <w:noProof/>
          </w:rPr>
          <w:fldChar w:fldCharType="begin"/>
        </w:r>
        <w:r w:rsidRPr="007F7129">
          <w:rPr>
            <w:rStyle w:val="affffffa"/>
            <w:rFonts w:hint="eastAsia"/>
            <w:noProof/>
          </w:rPr>
          <w:instrText xml:space="preserve"> </w:instrText>
        </w:r>
        <w:r>
          <w:rPr>
            <w:rFonts w:hint="eastAsia"/>
            <w:noProof/>
          </w:rPr>
          <w:instrText>HYPERLINK \l "_Toc195521551"</w:instrText>
        </w:r>
        <w:r w:rsidRPr="007F7129">
          <w:rPr>
            <w:rStyle w:val="affffffa"/>
            <w:rFonts w:hint="eastAsia"/>
            <w:noProof/>
          </w:rPr>
          <w:instrText xml:space="preserve"> </w:instrText>
        </w:r>
        <w:r w:rsidRPr="007F7129">
          <w:rPr>
            <w:rStyle w:val="affffffa"/>
            <w:rFonts w:hint="eastAsia"/>
            <w:noProof/>
          </w:rPr>
        </w:r>
        <w:r w:rsidRPr="007F7129">
          <w:rPr>
            <w:rStyle w:val="affffffa"/>
            <w:rFonts w:hint="eastAsia"/>
            <w:noProof/>
          </w:rPr>
          <w:fldChar w:fldCharType="separate"/>
        </w:r>
        <w:r w:rsidRPr="007F7129">
          <w:rPr>
            <w:rStyle w:val="affffffa"/>
            <w:rFonts w:hint="eastAsia"/>
            <w:noProof/>
          </w:rPr>
          <w:t>3.2 缩略语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_Toc195521551 \h</w:instrText>
        </w:r>
        <w:r>
          <w:rPr>
            <w:rFonts w:hint="eastAsia"/>
            <w:noProof/>
            <w:webHidden/>
          </w:rPr>
          <w:instrText xml:space="preserve"> </w:instrText>
        </w:r>
      </w:ins>
      <w:r>
        <w:rPr>
          <w:rFonts w:hint="eastAsia"/>
          <w:noProof/>
          <w:webHidden/>
        </w:rPr>
      </w:r>
      <w:r>
        <w:rPr>
          <w:rFonts w:hint="eastAsia"/>
          <w:noProof/>
          <w:webHidden/>
        </w:rPr>
        <w:fldChar w:fldCharType="separate"/>
      </w:r>
      <w:ins w:id="30" w:author="D H" w:date="2025-04-14T11:12:00Z" w16du:dateUtc="2025-04-14T03:12:00Z">
        <w:r>
          <w:rPr>
            <w:noProof/>
            <w:webHidden/>
          </w:rPr>
          <w:t>2</w:t>
        </w:r>
        <w:r>
          <w:rPr>
            <w:rFonts w:hint="eastAsia"/>
            <w:noProof/>
            <w:webHidden/>
          </w:rPr>
          <w:fldChar w:fldCharType="end"/>
        </w:r>
        <w:r w:rsidRPr="007F7129">
          <w:rPr>
            <w:rStyle w:val="affffffa"/>
            <w:rFonts w:hint="eastAsia"/>
            <w:noProof/>
          </w:rPr>
          <w:fldChar w:fldCharType="end"/>
        </w:r>
      </w:ins>
    </w:p>
    <w:p w14:paraId="63B045D3" w14:textId="3343C1B9" w:rsidR="000A2C40" w:rsidRDefault="000A2C40">
      <w:pPr>
        <w:pStyle w:val="TOC1"/>
        <w:spacing w:before="78" w:after="78"/>
        <w:rPr>
          <w:ins w:id="31" w:author="D H" w:date="2025-04-14T11:12:00Z" w16du:dateUtc="2025-04-14T03:12:00Z"/>
          <w:rFonts w:asciiTheme="minorHAnsi" w:eastAsiaTheme="minorEastAsia" w:hAnsiTheme="minorHAnsi" w:cstheme="minorBidi" w:hint="eastAsia"/>
          <w:noProof/>
          <w:sz w:val="22"/>
          <w:szCs w:val="24"/>
          <w14:ligatures w14:val="standardContextual"/>
        </w:rPr>
      </w:pPr>
      <w:ins w:id="32" w:author="D H" w:date="2025-04-14T11:12:00Z" w16du:dateUtc="2025-04-14T03:12:00Z">
        <w:r w:rsidRPr="007F7129">
          <w:rPr>
            <w:rStyle w:val="affffffa"/>
            <w:rFonts w:hint="eastAsia"/>
            <w:noProof/>
          </w:rPr>
          <w:fldChar w:fldCharType="begin"/>
        </w:r>
        <w:r w:rsidRPr="007F7129">
          <w:rPr>
            <w:rStyle w:val="affffffa"/>
            <w:rFonts w:hint="eastAsia"/>
            <w:noProof/>
          </w:rPr>
          <w:instrText xml:space="preserve"> </w:instrText>
        </w:r>
        <w:r>
          <w:rPr>
            <w:rFonts w:hint="eastAsia"/>
            <w:noProof/>
          </w:rPr>
          <w:instrText>HYPERLINK \l "_Toc195521552"</w:instrText>
        </w:r>
        <w:r w:rsidRPr="007F7129">
          <w:rPr>
            <w:rStyle w:val="affffffa"/>
            <w:rFonts w:hint="eastAsia"/>
            <w:noProof/>
          </w:rPr>
          <w:instrText xml:space="preserve"> </w:instrText>
        </w:r>
        <w:r w:rsidRPr="007F7129">
          <w:rPr>
            <w:rStyle w:val="affffffa"/>
            <w:rFonts w:hint="eastAsia"/>
            <w:noProof/>
          </w:rPr>
        </w:r>
        <w:r w:rsidRPr="007F7129">
          <w:rPr>
            <w:rStyle w:val="affffffa"/>
            <w:rFonts w:hint="eastAsia"/>
            <w:noProof/>
          </w:rPr>
          <w:fldChar w:fldCharType="separate"/>
        </w:r>
        <w:r w:rsidRPr="007F7129">
          <w:rPr>
            <w:rStyle w:val="affffffa"/>
            <w:rFonts w:hint="eastAsia"/>
            <w:noProof/>
          </w:rPr>
          <w:t>4 各项评价指标的评价原则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_Toc195521552 \h</w:instrText>
        </w:r>
        <w:r>
          <w:rPr>
            <w:rFonts w:hint="eastAsia"/>
            <w:noProof/>
            <w:webHidden/>
          </w:rPr>
          <w:instrText xml:space="preserve"> </w:instrText>
        </w:r>
      </w:ins>
      <w:r>
        <w:rPr>
          <w:rFonts w:hint="eastAsia"/>
          <w:noProof/>
          <w:webHidden/>
        </w:rPr>
      </w:r>
      <w:r>
        <w:rPr>
          <w:rFonts w:hint="eastAsia"/>
          <w:noProof/>
          <w:webHidden/>
        </w:rPr>
        <w:fldChar w:fldCharType="separate"/>
      </w:r>
      <w:ins w:id="33" w:author="D H" w:date="2025-04-14T11:12:00Z" w16du:dateUtc="2025-04-14T03:12:00Z">
        <w:r>
          <w:rPr>
            <w:noProof/>
            <w:webHidden/>
          </w:rPr>
          <w:t>2</w:t>
        </w:r>
        <w:r>
          <w:rPr>
            <w:rFonts w:hint="eastAsia"/>
            <w:noProof/>
            <w:webHidden/>
          </w:rPr>
          <w:fldChar w:fldCharType="end"/>
        </w:r>
        <w:r w:rsidRPr="007F7129">
          <w:rPr>
            <w:rStyle w:val="affffffa"/>
            <w:rFonts w:hint="eastAsia"/>
            <w:noProof/>
          </w:rPr>
          <w:fldChar w:fldCharType="end"/>
        </w:r>
      </w:ins>
    </w:p>
    <w:p w14:paraId="7C73A536" w14:textId="7263ECD8" w:rsidR="000A2C40" w:rsidRPr="000A2C40" w:rsidRDefault="000A2C40">
      <w:pPr>
        <w:pStyle w:val="TOC2"/>
        <w:ind w:leftChars="202" w:left="424"/>
        <w:rPr>
          <w:ins w:id="34" w:author="D H" w:date="2025-04-14T11:12:00Z" w16du:dateUtc="2025-04-14T03:12:00Z"/>
          <w:rStyle w:val="affffffa"/>
          <w:rFonts w:hint="eastAsia"/>
          <w:rPrChange w:id="35" w:author="D H" w:date="2025-04-14T11:13:00Z" w16du:dateUtc="2025-04-14T03:13:00Z">
            <w:rPr>
              <w:ins w:id="36" w:author="D H" w:date="2025-04-14T11:12:00Z" w16du:dateUtc="2025-04-14T03:12:00Z"/>
              <w:rFonts w:asciiTheme="minorHAnsi" w:eastAsiaTheme="minorEastAsia" w:hAnsiTheme="minorHAnsi" w:cstheme="minorBidi" w:hint="eastAsia"/>
              <w:noProof/>
              <w:sz w:val="22"/>
              <w:szCs w:val="24"/>
              <w14:ligatures w14:val="standardContextual"/>
            </w:rPr>
          </w:rPrChange>
        </w:rPr>
        <w:pPrChange w:id="37" w:author="D H" w:date="2025-04-14T11:13:00Z" w16du:dateUtc="2025-04-14T03:13:00Z">
          <w:pPr>
            <w:pStyle w:val="TOC2"/>
          </w:pPr>
        </w:pPrChange>
      </w:pPr>
      <w:ins w:id="38" w:author="D H" w:date="2025-04-14T11:12:00Z" w16du:dateUtc="2025-04-14T03:12:00Z">
        <w:r w:rsidRPr="007F7129">
          <w:rPr>
            <w:rStyle w:val="affffffa"/>
            <w:rFonts w:hint="eastAsia"/>
            <w:noProof/>
          </w:rPr>
          <w:fldChar w:fldCharType="begin"/>
        </w:r>
        <w:r w:rsidRPr="007F7129">
          <w:rPr>
            <w:rStyle w:val="affffffa"/>
            <w:rFonts w:hint="eastAsia"/>
            <w:noProof/>
          </w:rPr>
          <w:instrText xml:space="preserve"> </w:instrText>
        </w:r>
        <w:r w:rsidRPr="000A2C40">
          <w:rPr>
            <w:rStyle w:val="affffffa"/>
            <w:rPrChange w:id="39" w:author="D H" w:date="2025-04-14T11:13:00Z" w16du:dateUtc="2025-04-14T03:13:00Z">
              <w:rPr>
                <w:noProof/>
              </w:rPr>
            </w:rPrChange>
          </w:rPr>
          <w:instrText>HYPERLINK \l "_Toc195521553"</w:instrText>
        </w:r>
        <w:r w:rsidRPr="007F7129">
          <w:rPr>
            <w:rStyle w:val="affffffa"/>
            <w:rFonts w:hint="eastAsia"/>
            <w:noProof/>
          </w:rPr>
          <w:instrText xml:space="preserve"> </w:instrText>
        </w:r>
        <w:r w:rsidRPr="007F7129">
          <w:rPr>
            <w:rStyle w:val="affffffa"/>
            <w:rFonts w:hint="eastAsia"/>
            <w:noProof/>
          </w:rPr>
        </w:r>
        <w:r w:rsidRPr="007F7129">
          <w:rPr>
            <w:rStyle w:val="affffffa"/>
            <w:rFonts w:hint="eastAsia"/>
            <w:noProof/>
          </w:rPr>
          <w:fldChar w:fldCharType="separate"/>
        </w:r>
        <w:r w:rsidRPr="007F7129">
          <w:rPr>
            <w:rStyle w:val="affffffa"/>
            <w:rFonts w:hint="eastAsia"/>
            <w:noProof/>
          </w:rPr>
          <w:t>4.1 频段占用度</w:t>
        </w:r>
        <w:r w:rsidRPr="000A2C40">
          <w:rPr>
            <w:rStyle w:val="affffffa"/>
            <w:webHidden/>
            <w:rPrChange w:id="40" w:author="D H" w:date="2025-04-14T11:13:00Z" w16du:dateUtc="2025-04-14T03:13:00Z">
              <w:rPr>
                <w:noProof/>
                <w:webHidden/>
              </w:rPr>
            </w:rPrChange>
          </w:rPr>
          <w:tab/>
        </w:r>
        <w:r w:rsidRPr="000A2C40">
          <w:rPr>
            <w:rStyle w:val="affffffa"/>
            <w:rFonts w:hint="eastAsia"/>
            <w:webHidden/>
            <w:rPrChange w:id="41" w:author="D H" w:date="2025-04-14T11:13:00Z" w16du:dateUtc="2025-04-14T03:13:00Z">
              <w:rPr>
                <w:rFonts w:hint="eastAsia"/>
                <w:noProof/>
                <w:webHidden/>
              </w:rPr>
            </w:rPrChange>
          </w:rPr>
          <w:fldChar w:fldCharType="begin"/>
        </w:r>
        <w:r w:rsidRPr="000A2C40">
          <w:rPr>
            <w:rStyle w:val="affffffa"/>
            <w:webHidden/>
            <w:rPrChange w:id="42" w:author="D H" w:date="2025-04-14T11:13:00Z" w16du:dateUtc="2025-04-14T03:13:00Z">
              <w:rPr>
                <w:noProof/>
                <w:webHidden/>
              </w:rPr>
            </w:rPrChange>
          </w:rPr>
          <w:instrText xml:space="preserve"> PAGEREF _Toc195521553 \h </w:instrText>
        </w:r>
      </w:ins>
      <w:r w:rsidRPr="00FB7135">
        <w:rPr>
          <w:rStyle w:val="affffffa"/>
          <w:rFonts w:hint="eastAsia"/>
          <w:webHidden/>
        </w:rPr>
      </w:r>
      <w:r w:rsidRPr="000A2C40">
        <w:rPr>
          <w:rStyle w:val="affffffa"/>
          <w:rFonts w:hint="eastAsia"/>
          <w:webHidden/>
          <w:rPrChange w:id="43" w:author="D H" w:date="2025-04-14T11:13:00Z" w16du:dateUtc="2025-04-14T03:13:00Z">
            <w:rPr>
              <w:rFonts w:hint="eastAsia"/>
              <w:noProof/>
              <w:webHidden/>
            </w:rPr>
          </w:rPrChange>
        </w:rPr>
        <w:fldChar w:fldCharType="separate"/>
      </w:r>
      <w:ins w:id="44" w:author="D H" w:date="2025-04-14T11:12:00Z" w16du:dateUtc="2025-04-14T03:12:00Z">
        <w:r w:rsidRPr="000A2C40">
          <w:rPr>
            <w:rStyle w:val="affffffa"/>
            <w:webHidden/>
            <w:rPrChange w:id="45" w:author="D H" w:date="2025-04-14T11:13:00Z" w16du:dateUtc="2025-04-14T03:13:00Z">
              <w:rPr>
                <w:noProof/>
                <w:webHidden/>
              </w:rPr>
            </w:rPrChange>
          </w:rPr>
          <w:t>2</w:t>
        </w:r>
        <w:r w:rsidRPr="000A2C40">
          <w:rPr>
            <w:rStyle w:val="affffffa"/>
            <w:rFonts w:hint="eastAsia"/>
            <w:webHidden/>
            <w:rPrChange w:id="46" w:author="D H" w:date="2025-04-14T11:13:00Z" w16du:dateUtc="2025-04-14T03:13:00Z">
              <w:rPr>
                <w:rFonts w:hint="eastAsia"/>
                <w:noProof/>
                <w:webHidden/>
              </w:rPr>
            </w:rPrChange>
          </w:rPr>
          <w:fldChar w:fldCharType="end"/>
        </w:r>
        <w:r w:rsidRPr="007F7129">
          <w:rPr>
            <w:rStyle w:val="affffffa"/>
            <w:rFonts w:hint="eastAsia"/>
            <w:noProof/>
          </w:rPr>
          <w:fldChar w:fldCharType="end"/>
        </w:r>
      </w:ins>
    </w:p>
    <w:p w14:paraId="7B96140E" w14:textId="414429C1" w:rsidR="000A2C40" w:rsidRPr="000A2C40" w:rsidRDefault="000A2C40">
      <w:pPr>
        <w:pStyle w:val="TOC2"/>
        <w:ind w:leftChars="202" w:left="424"/>
        <w:rPr>
          <w:ins w:id="47" w:author="D H" w:date="2025-04-14T11:12:00Z" w16du:dateUtc="2025-04-14T03:12:00Z"/>
          <w:rStyle w:val="affffffa"/>
          <w:rFonts w:hint="eastAsia"/>
          <w:rPrChange w:id="48" w:author="D H" w:date="2025-04-14T11:13:00Z" w16du:dateUtc="2025-04-14T03:13:00Z">
            <w:rPr>
              <w:ins w:id="49" w:author="D H" w:date="2025-04-14T11:12:00Z" w16du:dateUtc="2025-04-14T03:12:00Z"/>
              <w:rFonts w:asciiTheme="minorHAnsi" w:eastAsiaTheme="minorEastAsia" w:hAnsiTheme="minorHAnsi" w:cstheme="minorBidi" w:hint="eastAsia"/>
              <w:noProof/>
              <w:sz w:val="22"/>
              <w:szCs w:val="24"/>
              <w14:ligatures w14:val="standardContextual"/>
            </w:rPr>
          </w:rPrChange>
        </w:rPr>
        <w:pPrChange w:id="50" w:author="D H" w:date="2025-04-14T11:13:00Z" w16du:dateUtc="2025-04-14T03:13:00Z">
          <w:pPr>
            <w:pStyle w:val="TOC2"/>
          </w:pPr>
        </w:pPrChange>
      </w:pPr>
      <w:ins w:id="51" w:author="D H" w:date="2025-04-14T11:12:00Z" w16du:dateUtc="2025-04-14T03:12:00Z">
        <w:r w:rsidRPr="007F7129">
          <w:rPr>
            <w:rStyle w:val="affffffa"/>
            <w:rFonts w:hint="eastAsia"/>
            <w:noProof/>
          </w:rPr>
          <w:fldChar w:fldCharType="begin"/>
        </w:r>
        <w:r w:rsidRPr="007F7129">
          <w:rPr>
            <w:rStyle w:val="affffffa"/>
            <w:rFonts w:hint="eastAsia"/>
            <w:noProof/>
          </w:rPr>
          <w:instrText xml:space="preserve"> </w:instrText>
        </w:r>
        <w:r w:rsidRPr="000A2C40">
          <w:rPr>
            <w:rStyle w:val="affffffa"/>
            <w:rPrChange w:id="52" w:author="D H" w:date="2025-04-14T11:13:00Z" w16du:dateUtc="2025-04-14T03:13:00Z">
              <w:rPr>
                <w:noProof/>
              </w:rPr>
            </w:rPrChange>
          </w:rPr>
          <w:instrText>HYPERLINK \l "_Toc195521554"</w:instrText>
        </w:r>
        <w:r w:rsidRPr="007F7129">
          <w:rPr>
            <w:rStyle w:val="affffffa"/>
            <w:rFonts w:hint="eastAsia"/>
            <w:noProof/>
          </w:rPr>
          <w:instrText xml:space="preserve"> </w:instrText>
        </w:r>
        <w:r w:rsidRPr="007F7129">
          <w:rPr>
            <w:rStyle w:val="affffffa"/>
            <w:rFonts w:hint="eastAsia"/>
            <w:noProof/>
          </w:rPr>
        </w:r>
        <w:r w:rsidRPr="007F7129">
          <w:rPr>
            <w:rStyle w:val="affffffa"/>
            <w:rFonts w:hint="eastAsia"/>
            <w:noProof/>
          </w:rPr>
          <w:fldChar w:fldCharType="separate"/>
        </w:r>
        <w:r w:rsidRPr="007F7129">
          <w:rPr>
            <w:rStyle w:val="affffffa"/>
            <w:rFonts w:hint="eastAsia"/>
            <w:noProof/>
          </w:rPr>
          <w:t>4.2 区域覆盖率</w:t>
        </w:r>
        <w:r w:rsidRPr="000A2C40">
          <w:rPr>
            <w:rStyle w:val="affffffa"/>
            <w:webHidden/>
            <w:rPrChange w:id="53" w:author="D H" w:date="2025-04-14T11:13:00Z" w16du:dateUtc="2025-04-14T03:13:00Z">
              <w:rPr>
                <w:noProof/>
                <w:webHidden/>
              </w:rPr>
            </w:rPrChange>
          </w:rPr>
          <w:tab/>
        </w:r>
        <w:r w:rsidRPr="000A2C40">
          <w:rPr>
            <w:rStyle w:val="affffffa"/>
            <w:rFonts w:hint="eastAsia"/>
            <w:webHidden/>
            <w:rPrChange w:id="54" w:author="D H" w:date="2025-04-14T11:13:00Z" w16du:dateUtc="2025-04-14T03:13:00Z">
              <w:rPr>
                <w:rFonts w:hint="eastAsia"/>
                <w:noProof/>
                <w:webHidden/>
              </w:rPr>
            </w:rPrChange>
          </w:rPr>
          <w:fldChar w:fldCharType="begin"/>
        </w:r>
        <w:r w:rsidRPr="000A2C40">
          <w:rPr>
            <w:rStyle w:val="affffffa"/>
            <w:webHidden/>
            <w:rPrChange w:id="55" w:author="D H" w:date="2025-04-14T11:13:00Z" w16du:dateUtc="2025-04-14T03:13:00Z">
              <w:rPr>
                <w:noProof/>
                <w:webHidden/>
              </w:rPr>
            </w:rPrChange>
          </w:rPr>
          <w:instrText xml:space="preserve"> PAGEREF _Toc195521554 \h </w:instrText>
        </w:r>
      </w:ins>
      <w:r w:rsidRPr="00FB7135">
        <w:rPr>
          <w:rStyle w:val="affffffa"/>
          <w:rFonts w:hint="eastAsia"/>
          <w:webHidden/>
        </w:rPr>
      </w:r>
      <w:r w:rsidRPr="000A2C40">
        <w:rPr>
          <w:rStyle w:val="affffffa"/>
          <w:rFonts w:hint="eastAsia"/>
          <w:webHidden/>
          <w:rPrChange w:id="56" w:author="D H" w:date="2025-04-14T11:13:00Z" w16du:dateUtc="2025-04-14T03:13:00Z">
            <w:rPr>
              <w:rFonts w:hint="eastAsia"/>
              <w:noProof/>
              <w:webHidden/>
            </w:rPr>
          </w:rPrChange>
        </w:rPr>
        <w:fldChar w:fldCharType="separate"/>
      </w:r>
      <w:ins w:id="57" w:author="D H" w:date="2025-04-14T11:12:00Z" w16du:dateUtc="2025-04-14T03:12:00Z">
        <w:r w:rsidRPr="000A2C40">
          <w:rPr>
            <w:rStyle w:val="affffffa"/>
            <w:webHidden/>
            <w:rPrChange w:id="58" w:author="D H" w:date="2025-04-14T11:13:00Z" w16du:dateUtc="2025-04-14T03:13:00Z">
              <w:rPr>
                <w:noProof/>
                <w:webHidden/>
              </w:rPr>
            </w:rPrChange>
          </w:rPr>
          <w:t>2</w:t>
        </w:r>
        <w:r w:rsidRPr="000A2C40">
          <w:rPr>
            <w:rStyle w:val="affffffa"/>
            <w:rFonts w:hint="eastAsia"/>
            <w:webHidden/>
            <w:rPrChange w:id="59" w:author="D H" w:date="2025-04-14T11:13:00Z" w16du:dateUtc="2025-04-14T03:13:00Z">
              <w:rPr>
                <w:rFonts w:hint="eastAsia"/>
                <w:noProof/>
                <w:webHidden/>
              </w:rPr>
            </w:rPrChange>
          </w:rPr>
          <w:fldChar w:fldCharType="end"/>
        </w:r>
        <w:r w:rsidRPr="007F7129">
          <w:rPr>
            <w:rStyle w:val="affffffa"/>
            <w:rFonts w:hint="eastAsia"/>
            <w:noProof/>
          </w:rPr>
          <w:fldChar w:fldCharType="end"/>
        </w:r>
      </w:ins>
    </w:p>
    <w:p w14:paraId="478C5EA3" w14:textId="101B4423" w:rsidR="000A2C40" w:rsidRPr="000A2C40" w:rsidRDefault="000A2C40">
      <w:pPr>
        <w:pStyle w:val="TOC2"/>
        <w:ind w:leftChars="202" w:left="424"/>
        <w:rPr>
          <w:ins w:id="60" w:author="D H" w:date="2025-04-14T11:12:00Z" w16du:dateUtc="2025-04-14T03:12:00Z"/>
          <w:rStyle w:val="affffffa"/>
          <w:rFonts w:hint="eastAsia"/>
          <w:rPrChange w:id="61" w:author="D H" w:date="2025-04-14T11:13:00Z" w16du:dateUtc="2025-04-14T03:13:00Z">
            <w:rPr>
              <w:ins w:id="62" w:author="D H" w:date="2025-04-14T11:12:00Z" w16du:dateUtc="2025-04-14T03:12:00Z"/>
              <w:rFonts w:asciiTheme="minorHAnsi" w:eastAsiaTheme="minorEastAsia" w:hAnsiTheme="minorHAnsi" w:cstheme="minorBidi" w:hint="eastAsia"/>
              <w:noProof/>
              <w:sz w:val="22"/>
              <w:szCs w:val="24"/>
              <w14:ligatures w14:val="standardContextual"/>
            </w:rPr>
          </w:rPrChange>
        </w:rPr>
        <w:pPrChange w:id="63" w:author="D H" w:date="2025-04-14T11:13:00Z" w16du:dateUtc="2025-04-14T03:13:00Z">
          <w:pPr>
            <w:pStyle w:val="TOC2"/>
          </w:pPr>
        </w:pPrChange>
      </w:pPr>
      <w:ins w:id="64" w:author="D H" w:date="2025-04-14T11:12:00Z" w16du:dateUtc="2025-04-14T03:12:00Z">
        <w:r w:rsidRPr="007F7129">
          <w:rPr>
            <w:rStyle w:val="affffffa"/>
            <w:rFonts w:hint="eastAsia"/>
            <w:noProof/>
          </w:rPr>
          <w:fldChar w:fldCharType="begin"/>
        </w:r>
        <w:r w:rsidRPr="007F7129">
          <w:rPr>
            <w:rStyle w:val="affffffa"/>
            <w:rFonts w:hint="eastAsia"/>
            <w:noProof/>
          </w:rPr>
          <w:instrText xml:space="preserve"> </w:instrText>
        </w:r>
        <w:r w:rsidRPr="000A2C40">
          <w:rPr>
            <w:rStyle w:val="affffffa"/>
            <w:rPrChange w:id="65" w:author="D H" w:date="2025-04-14T11:13:00Z" w16du:dateUtc="2025-04-14T03:13:00Z">
              <w:rPr>
                <w:noProof/>
              </w:rPr>
            </w:rPrChange>
          </w:rPr>
          <w:instrText>HYPERLINK \l "_Toc195521555"</w:instrText>
        </w:r>
        <w:r w:rsidRPr="007F7129">
          <w:rPr>
            <w:rStyle w:val="affffffa"/>
            <w:rFonts w:hint="eastAsia"/>
            <w:noProof/>
          </w:rPr>
          <w:instrText xml:space="preserve"> </w:instrText>
        </w:r>
        <w:r w:rsidRPr="007F7129">
          <w:rPr>
            <w:rStyle w:val="affffffa"/>
            <w:rFonts w:hint="eastAsia"/>
            <w:noProof/>
          </w:rPr>
        </w:r>
        <w:r w:rsidRPr="007F7129">
          <w:rPr>
            <w:rStyle w:val="affffffa"/>
            <w:rFonts w:hint="eastAsia"/>
            <w:noProof/>
          </w:rPr>
          <w:fldChar w:fldCharType="separate"/>
        </w:r>
        <w:r w:rsidRPr="007F7129">
          <w:rPr>
            <w:rStyle w:val="affffffa"/>
            <w:rFonts w:hint="eastAsia"/>
            <w:noProof/>
          </w:rPr>
          <w:t>4.3 用户承载率</w:t>
        </w:r>
        <w:r w:rsidRPr="000A2C40">
          <w:rPr>
            <w:rStyle w:val="affffffa"/>
            <w:webHidden/>
            <w:rPrChange w:id="66" w:author="D H" w:date="2025-04-14T11:13:00Z" w16du:dateUtc="2025-04-14T03:13:00Z">
              <w:rPr>
                <w:noProof/>
                <w:webHidden/>
              </w:rPr>
            </w:rPrChange>
          </w:rPr>
          <w:tab/>
        </w:r>
        <w:r w:rsidRPr="000A2C40">
          <w:rPr>
            <w:rStyle w:val="affffffa"/>
            <w:rFonts w:hint="eastAsia"/>
            <w:webHidden/>
            <w:rPrChange w:id="67" w:author="D H" w:date="2025-04-14T11:13:00Z" w16du:dateUtc="2025-04-14T03:13:00Z">
              <w:rPr>
                <w:rFonts w:hint="eastAsia"/>
                <w:noProof/>
                <w:webHidden/>
              </w:rPr>
            </w:rPrChange>
          </w:rPr>
          <w:fldChar w:fldCharType="begin"/>
        </w:r>
        <w:r w:rsidRPr="000A2C40">
          <w:rPr>
            <w:rStyle w:val="affffffa"/>
            <w:webHidden/>
            <w:rPrChange w:id="68" w:author="D H" w:date="2025-04-14T11:13:00Z" w16du:dateUtc="2025-04-14T03:13:00Z">
              <w:rPr>
                <w:noProof/>
                <w:webHidden/>
              </w:rPr>
            </w:rPrChange>
          </w:rPr>
          <w:instrText xml:space="preserve"> PAGEREF _Toc195521555 \h </w:instrText>
        </w:r>
      </w:ins>
      <w:r w:rsidRPr="00FB7135">
        <w:rPr>
          <w:rStyle w:val="affffffa"/>
          <w:rFonts w:hint="eastAsia"/>
          <w:webHidden/>
        </w:rPr>
      </w:r>
      <w:r w:rsidRPr="000A2C40">
        <w:rPr>
          <w:rStyle w:val="affffffa"/>
          <w:rFonts w:hint="eastAsia"/>
          <w:webHidden/>
          <w:rPrChange w:id="69" w:author="D H" w:date="2025-04-14T11:13:00Z" w16du:dateUtc="2025-04-14T03:13:00Z">
            <w:rPr>
              <w:rFonts w:hint="eastAsia"/>
              <w:noProof/>
              <w:webHidden/>
            </w:rPr>
          </w:rPrChange>
        </w:rPr>
        <w:fldChar w:fldCharType="separate"/>
      </w:r>
      <w:ins w:id="70" w:author="D H" w:date="2025-04-14T11:12:00Z" w16du:dateUtc="2025-04-14T03:12:00Z">
        <w:r w:rsidRPr="000A2C40">
          <w:rPr>
            <w:rStyle w:val="affffffa"/>
            <w:webHidden/>
            <w:rPrChange w:id="71" w:author="D H" w:date="2025-04-14T11:13:00Z" w16du:dateUtc="2025-04-14T03:13:00Z">
              <w:rPr>
                <w:noProof/>
                <w:webHidden/>
              </w:rPr>
            </w:rPrChange>
          </w:rPr>
          <w:t>3</w:t>
        </w:r>
        <w:r w:rsidRPr="000A2C40">
          <w:rPr>
            <w:rStyle w:val="affffffa"/>
            <w:rFonts w:hint="eastAsia"/>
            <w:webHidden/>
            <w:rPrChange w:id="72" w:author="D H" w:date="2025-04-14T11:13:00Z" w16du:dateUtc="2025-04-14T03:13:00Z">
              <w:rPr>
                <w:rFonts w:hint="eastAsia"/>
                <w:noProof/>
                <w:webHidden/>
              </w:rPr>
            </w:rPrChange>
          </w:rPr>
          <w:fldChar w:fldCharType="end"/>
        </w:r>
        <w:r w:rsidRPr="007F7129">
          <w:rPr>
            <w:rStyle w:val="affffffa"/>
            <w:rFonts w:hint="eastAsia"/>
            <w:noProof/>
          </w:rPr>
          <w:fldChar w:fldCharType="end"/>
        </w:r>
      </w:ins>
    </w:p>
    <w:p w14:paraId="6F176F4D" w14:textId="6C55192F" w:rsidR="000A2C40" w:rsidRDefault="000A2C40">
      <w:pPr>
        <w:pStyle w:val="TOC1"/>
        <w:spacing w:before="78" w:after="78"/>
        <w:rPr>
          <w:ins w:id="73" w:author="D H" w:date="2025-04-14T11:12:00Z" w16du:dateUtc="2025-04-14T03:12:00Z"/>
          <w:rFonts w:asciiTheme="minorHAnsi" w:eastAsiaTheme="minorEastAsia" w:hAnsiTheme="minorHAnsi" w:cstheme="minorBidi" w:hint="eastAsia"/>
          <w:noProof/>
          <w:sz w:val="22"/>
          <w:szCs w:val="24"/>
          <w14:ligatures w14:val="standardContextual"/>
        </w:rPr>
      </w:pPr>
      <w:ins w:id="74" w:author="D H" w:date="2025-04-14T11:12:00Z" w16du:dateUtc="2025-04-14T03:12:00Z">
        <w:r w:rsidRPr="007F7129">
          <w:rPr>
            <w:rStyle w:val="affffffa"/>
            <w:rFonts w:hint="eastAsia"/>
            <w:noProof/>
          </w:rPr>
          <w:fldChar w:fldCharType="begin"/>
        </w:r>
        <w:r w:rsidRPr="007F7129">
          <w:rPr>
            <w:rStyle w:val="affffffa"/>
            <w:rFonts w:hint="eastAsia"/>
            <w:noProof/>
          </w:rPr>
          <w:instrText xml:space="preserve"> </w:instrText>
        </w:r>
        <w:r>
          <w:rPr>
            <w:rFonts w:hint="eastAsia"/>
            <w:noProof/>
          </w:rPr>
          <w:instrText>HYPERLINK \l "_Toc195521556"</w:instrText>
        </w:r>
        <w:r w:rsidRPr="007F7129">
          <w:rPr>
            <w:rStyle w:val="affffffa"/>
            <w:rFonts w:hint="eastAsia"/>
            <w:noProof/>
          </w:rPr>
          <w:instrText xml:space="preserve"> </w:instrText>
        </w:r>
        <w:r w:rsidRPr="007F7129">
          <w:rPr>
            <w:rStyle w:val="affffffa"/>
            <w:rFonts w:hint="eastAsia"/>
            <w:noProof/>
          </w:rPr>
        </w:r>
        <w:r w:rsidRPr="007F7129">
          <w:rPr>
            <w:rStyle w:val="affffffa"/>
            <w:rFonts w:hint="eastAsia"/>
            <w:noProof/>
          </w:rPr>
          <w:fldChar w:fldCharType="separate"/>
        </w:r>
        <w:r w:rsidRPr="007F7129">
          <w:rPr>
            <w:rStyle w:val="affffffa"/>
            <w:rFonts w:hint="eastAsia"/>
            <w:noProof/>
          </w:rPr>
          <w:t>5 测试方案要求及测试概念定义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_Toc195521556 \h</w:instrText>
        </w:r>
        <w:r>
          <w:rPr>
            <w:rFonts w:hint="eastAsia"/>
            <w:noProof/>
            <w:webHidden/>
          </w:rPr>
          <w:instrText xml:space="preserve"> </w:instrText>
        </w:r>
      </w:ins>
      <w:r>
        <w:rPr>
          <w:rFonts w:hint="eastAsia"/>
          <w:noProof/>
          <w:webHidden/>
        </w:rPr>
      </w:r>
      <w:r>
        <w:rPr>
          <w:rFonts w:hint="eastAsia"/>
          <w:noProof/>
          <w:webHidden/>
        </w:rPr>
        <w:fldChar w:fldCharType="separate"/>
      </w:r>
      <w:ins w:id="75" w:author="D H" w:date="2025-04-14T11:12:00Z" w16du:dateUtc="2025-04-14T03:12:00Z">
        <w:r>
          <w:rPr>
            <w:noProof/>
            <w:webHidden/>
          </w:rPr>
          <w:t>3</w:t>
        </w:r>
        <w:r>
          <w:rPr>
            <w:rFonts w:hint="eastAsia"/>
            <w:noProof/>
            <w:webHidden/>
          </w:rPr>
          <w:fldChar w:fldCharType="end"/>
        </w:r>
        <w:r w:rsidRPr="007F7129">
          <w:rPr>
            <w:rStyle w:val="affffffa"/>
            <w:rFonts w:hint="eastAsia"/>
            <w:noProof/>
          </w:rPr>
          <w:fldChar w:fldCharType="end"/>
        </w:r>
      </w:ins>
    </w:p>
    <w:p w14:paraId="7115BFE0" w14:textId="702216B9" w:rsidR="000A2C40" w:rsidRDefault="000A2C40">
      <w:pPr>
        <w:pStyle w:val="TOC1"/>
        <w:spacing w:before="78" w:after="78"/>
        <w:rPr>
          <w:ins w:id="76" w:author="D H" w:date="2025-04-14T11:12:00Z" w16du:dateUtc="2025-04-14T03:12:00Z"/>
          <w:rFonts w:asciiTheme="minorHAnsi" w:eastAsiaTheme="minorEastAsia" w:hAnsiTheme="minorHAnsi" w:cstheme="minorBidi" w:hint="eastAsia"/>
          <w:noProof/>
          <w:sz w:val="22"/>
          <w:szCs w:val="24"/>
          <w14:ligatures w14:val="standardContextual"/>
        </w:rPr>
      </w:pPr>
      <w:ins w:id="77" w:author="D H" w:date="2025-04-14T11:12:00Z" w16du:dateUtc="2025-04-14T03:12:00Z">
        <w:r w:rsidRPr="007F7129">
          <w:rPr>
            <w:rStyle w:val="affffffa"/>
            <w:rFonts w:hint="eastAsia"/>
            <w:noProof/>
          </w:rPr>
          <w:fldChar w:fldCharType="begin"/>
        </w:r>
        <w:r w:rsidRPr="007F7129">
          <w:rPr>
            <w:rStyle w:val="affffffa"/>
            <w:rFonts w:hint="eastAsia"/>
            <w:noProof/>
          </w:rPr>
          <w:instrText xml:space="preserve"> </w:instrText>
        </w:r>
        <w:r>
          <w:rPr>
            <w:rFonts w:hint="eastAsia"/>
            <w:noProof/>
          </w:rPr>
          <w:instrText>HYPERLINK \l "_Toc195521557"</w:instrText>
        </w:r>
        <w:r w:rsidRPr="007F7129">
          <w:rPr>
            <w:rStyle w:val="affffffa"/>
            <w:rFonts w:hint="eastAsia"/>
            <w:noProof/>
          </w:rPr>
          <w:instrText xml:space="preserve"> </w:instrText>
        </w:r>
        <w:r w:rsidRPr="007F7129">
          <w:rPr>
            <w:rStyle w:val="affffffa"/>
            <w:rFonts w:hint="eastAsia"/>
            <w:noProof/>
          </w:rPr>
        </w:r>
        <w:r w:rsidRPr="007F7129">
          <w:rPr>
            <w:rStyle w:val="affffffa"/>
            <w:rFonts w:hint="eastAsia"/>
            <w:noProof/>
          </w:rPr>
          <w:fldChar w:fldCharType="separate"/>
        </w:r>
        <w:r w:rsidRPr="007F7129">
          <w:rPr>
            <w:rStyle w:val="affffffa"/>
            <w:rFonts w:hint="eastAsia"/>
            <w:noProof/>
          </w:rPr>
          <w:t>6 测试仪表性能指标要求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_Toc195521557 \h</w:instrText>
        </w:r>
        <w:r>
          <w:rPr>
            <w:rFonts w:hint="eastAsia"/>
            <w:noProof/>
            <w:webHidden/>
          </w:rPr>
          <w:instrText xml:space="preserve"> </w:instrText>
        </w:r>
      </w:ins>
      <w:r>
        <w:rPr>
          <w:rFonts w:hint="eastAsia"/>
          <w:noProof/>
          <w:webHidden/>
        </w:rPr>
      </w:r>
      <w:r>
        <w:rPr>
          <w:rFonts w:hint="eastAsia"/>
          <w:noProof/>
          <w:webHidden/>
        </w:rPr>
        <w:fldChar w:fldCharType="separate"/>
      </w:r>
      <w:ins w:id="78" w:author="D H" w:date="2025-04-14T11:12:00Z" w16du:dateUtc="2025-04-14T03:12:00Z">
        <w:r>
          <w:rPr>
            <w:noProof/>
            <w:webHidden/>
          </w:rPr>
          <w:t>3</w:t>
        </w:r>
        <w:r>
          <w:rPr>
            <w:rFonts w:hint="eastAsia"/>
            <w:noProof/>
            <w:webHidden/>
          </w:rPr>
          <w:fldChar w:fldCharType="end"/>
        </w:r>
        <w:r w:rsidRPr="007F7129">
          <w:rPr>
            <w:rStyle w:val="affffffa"/>
            <w:rFonts w:hint="eastAsia"/>
            <w:noProof/>
          </w:rPr>
          <w:fldChar w:fldCharType="end"/>
        </w:r>
      </w:ins>
    </w:p>
    <w:p w14:paraId="6A6EEB95" w14:textId="4717B6AF" w:rsidR="000A2C40" w:rsidRDefault="000A2C40">
      <w:pPr>
        <w:pStyle w:val="TOC1"/>
        <w:spacing w:before="78" w:after="78"/>
        <w:rPr>
          <w:ins w:id="79" w:author="D H" w:date="2025-04-14T11:12:00Z" w16du:dateUtc="2025-04-14T03:12:00Z"/>
          <w:rFonts w:asciiTheme="minorHAnsi" w:eastAsiaTheme="minorEastAsia" w:hAnsiTheme="minorHAnsi" w:cstheme="minorBidi" w:hint="eastAsia"/>
          <w:noProof/>
          <w:sz w:val="22"/>
          <w:szCs w:val="24"/>
          <w14:ligatures w14:val="standardContextual"/>
        </w:rPr>
      </w:pPr>
      <w:ins w:id="80" w:author="D H" w:date="2025-04-14T11:12:00Z" w16du:dateUtc="2025-04-14T03:12:00Z">
        <w:r w:rsidRPr="007F7129">
          <w:rPr>
            <w:rStyle w:val="affffffa"/>
            <w:rFonts w:hint="eastAsia"/>
            <w:noProof/>
          </w:rPr>
          <w:fldChar w:fldCharType="begin"/>
        </w:r>
        <w:r w:rsidRPr="007F7129">
          <w:rPr>
            <w:rStyle w:val="affffffa"/>
            <w:rFonts w:hint="eastAsia"/>
            <w:noProof/>
          </w:rPr>
          <w:instrText xml:space="preserve"> </w:instrText>
        </w:r>
        <w:r>
          <w:rPr>
            <w:rFonts w:hint="eastAsia"/>
            <w:noProof/>
          </w:rPr>
          <w:instrText>HYPERLINK \l "_Toc195521558"</w:instrText>
        </w:r>
        <w:r w:rsidRPr="007F7129">
          <w:rPr>
            <w:rStyle w:val="affffffa"/>
            <w:rFonts w:hint="eastAsia"/>
            <w:noProof/>
          </w:rPr>
          <w:instrText xml:space="preserve"> </w:instrText>
        </w:r>
        <w:r w:rsidRPr="007F7129">
          <w:rPr>
            <w:rStyle w:val="affffffa"/>
            <w:rFonts w:hint="eastAsia"/>
            <w:noProof/>
          </w:rPr>
        </w:r>
        <w:r w:rsidRPr="007F7129">
          <w:rPr>
            <w:rStyle w:val="affffffa"/>
            <w:rFonts w:hint="eastAsia"/>
            <w:noProof/>
          </w:rPr>
          <w:fldChar w:fldCharType="separate"/>
        </w:r>
        <w:r w:rsidRPr="007F7129">
          <w:rPr>
            <w:rStyle w:val="affffffa"/>
            <w:rFonts w:hint="eastAsia"/>
            <w:noProof/>
          </w:rPr>
          <w:t>7 各项评价指标的评价标准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_Toc195521558 \h</w:instrText>
        </w:r>
        <w:r>
          <w:rPr>
            <w:rFonts w:hint="eastAsia"/>
            <w:noProof/>
            <w:webHidden/>
          </w:rPr>
          <w:instrText xml:space="preserve"> </w:instrText>
        </w:r>
      </w:ins>
      <w:r>
        <w:rPr>
          <w:rFonts w:hint="eastAsia"/>
          <w:noProof/>
          <w:webHidden/>
        </w:rPr>
      </w:r>
      <w:r>
        <w:rPr>
          <w:rFonts w:hint="eastAsia"/>
          <w:noProof/>
          <w:webHidden/>
        </w:rPr>
        <w:fldChar w:fldCharType="separate"/>
      </w:r>
      <w:ins w:id="81" w:author="D H" w:date="2025-04-14T11:12:00Z" w16du:dateUtc="2025-04-14T03:12:00Z">
        <w:r>
          <w:rPr>
            <w:noProof/>
            <w:webHidden/>
          </w:rPr>
          <w:t>4</w:t>
        </w:r>
        <w:r>
          <w:rPr>
            <w:rFonts w:hint="eastAsia"/>
            <w:noProof/>
            <w:webHidden/>
          </w:rPr>
          <w:fldChar w:fldCharType="end"/>
        </w:r>
        <w:r w:rsidRPr="007F7129">
          <w:rPr>
            <w:rStyle w:val="affffffa"/>
            <w:rFonts w:hint="eastAsia"/>
            <w:noProof/>
          </w:rPr>
          <w:fldChar w:fldCharType="end"/>
        </w:r>
      </w:ins>
    </w:p>
    <w:p w14:paraId="3C50B308" w14:textId="25A35794" w:rsidR="000A2C40" w:rsidRPr="000A2C40" w:rsidRDefault="000A2C40">
      <w:pPr>
        <w:pStyle w:val="TOC2"/>
        <w:ind w:leftChars="202" w:left="424"/>
        <w:rPr>
          <w:ins w:id="82" w:author="D H" w:date="2025-04-14T11:12:00Z" w16du:dateUtc="2025-04-14T03:12:00Z"/>
          <w:rStyle w:val="affffffa"/>
          <w:rFonts w:hint="eastAsia"/>
          <w:rPrChange w:id="83" w:author="D H" w:date="2025-04-14T11:13:00Z" w16du:dateUtc="2025-04-14T03:13:00Z">
            <w:rPr>
              <w:ins w:id="84" w:author="D H" w:date="2025-04-14T11:12:00Z" w16du:dateUtc="2025-04-14T03:12:00Z"/>
              <w:rFonts w:asciiTheme="minorHAnsi" w:eastAsiaTheme="minorEastAsia" w:hAnsiTheme="minorHAnsi" w:cstheme="minorBidi" w:hint="eastAsia"/>
              <w:noProof/>
              <w:sz w:val="22"/>
              <w:szCs w:val="24"/>
              <w14:ligatures w14:val="standardContextual"/>
            </w:rPr>
          </w:rPrChange>
        </w:rPr>
        <w:pPrChange w:id="85" w:author="D H" w:date="2025-04-14T11:13:00Z" w16du:dateUtc="2025-04-14T03:13:00Z">
          <w:pPr>
            <w:pStyle w:val="TOC2"/>
          </w:pPr>
        </w:pPrChange>
      </w:pPr>
      <w:ins w:id="86" w:author="D H" w:date="2025-04-14T11:12:00Z" w16du:dateUtc="2025-04-14T03:12:00Z">
        <w:r w:rsidRPr="007F7129">
          <w:rPr>
            <w:rStyle w:val="affffffa"/>
            <w:rFonts w:hint="eastAsia"/>
            <w:noProof/>
          </w:rPr>
          <w:fldChar w:fldCharType="begin"/>
        </w:r>
        <w:r w:rsidRPr="007F7129">
          <w:rPr>
            <w:rStyle w:val="affffffa"/>
            <w:rFonts w:hint="eastAsia"/>
            <w:noProof/>
          </w:rPr>
          <w:instrText xml:space="preserve"> </w:instrText>
        </w:r>
        <w:r w:rsidRPr="000A2C40">
          <w:rPr>
            <w:rStyle w:val="affffffa"/>
            <w:rPrChange w:id="87" w:author="D H" w:date="2025-04-14T11:13:00Z" w16du:dateUtc="2025-04-14T03:13:00Z">
              <w:rPr>
                <w:noProof/>
              </w:rPr>
            </w:rPrChange>
          </w:rPr>
          <w:instrText>HYPERLINK \l "_Toc195521559"</w:instrText>
        </w:r>
        <w:r w:rsidRPr="007F7129">
          <w:rPr>
            <w:rStyle w:val="affffffa"/>
            <w:rFonts w:hint="eastAsia"/>
            <w:noProof/>
          </w:rPr>
          <w:instrText xml:space="preserve"> </w:instrText>
        </w:r>
        <w:r w:rsidRPr="007F7129">
          <w:rPr>
            <w:rStyle w:val="affffffa"/>
            <w:rFonts w:hint="eastAsia"/>
            <w:noProof/>
          </w:rPr>
        </w:r>
        <w:r w:rsidRPr="007F7129">
          <w:rPr>
            <w:rStyle w:val="affffffa"/>
            <w:rFonts w:hint="eastAsia"/>
            <w:noProof/>
          </w:rPr>
          <w:fldChar w:fldCharType="separate"/>
        </w:r>
        <w:r w:rsidRPr="007F7129">
          <w:rPr>
            <w:rStyle w:val="affffffa"/>
            <w:rFonts w:hint="eastAsia"/>
            <w:noProof/>
          </w:rPr>
          <w:t>7.1 各项评价指标定义的补充说明</w:t>
        </w:r>
        <w:r w:rsidRPr="000A2C40">
          <w:rPr>
            <w:rStyle w:val="affffffa"/>
            <w:webHidden/>
            <w:rPrChange w:id="88" w:author="D H" w:date="2025-04-14T11:13:00Z" w16du:dateUtc="2025-04-14T03:13:00Z">
              <w:rPr>
                <w:noProof/>
                <w:webHidden/>
              </w:rPr>
            </w:rPrChange>
          </w:rPr>
          <w:tab/>
        </w:r>
        <w:r w:rsidRPr="000A2C40">
          <w:rPr>
            <w:rStyle w:val="affffffa"/>
            <w:rFonts w:hint="eastAsia"/>
            <w:webHidden/>
            <w:rPrChange w:id="89" w:author="D H" w:date="2025-04-14T11:13:00Z" w16du:dateUtc="2025-04-14T03:13:00Z">
              <w:rPr>
                <w:rFonts w:hint="eastAsia"/>
                <w:noProof/>
                <w:webHidden/>
              </w:rPr>
            </w:rPrChange>
          </w:rPr>
          <w:fldChar w:fldCharType="begin"/>
        </w:r>
        <w:r w:rsidRPr="000A2C40">
          <w:rPr>
            <w:rStyle w:val="affffffa"/>
            <w:webHidden/>
            <w:rPrChange w:id="90" w:author="D H" w:date="2025-04-14T11:13:00Z" w16du:dateUtc="2025-04-14T03:13:00Z">
              <w:rPr>
                <w:noProof/>
                <w:webHidden/>
              </w:rPr>
            </w:rPrChange>
          </w:rPr>
          <w:instrText xml:space="preserve"> PAGEREF _Toc195521559 \h </w:instrText>
        </w:r>
      </w:ins>
      <w:r w:rsidRPr="00FB7135">
        <w:rPr>
          <w:rStyle w:val="affffffa"/>
          <w:rFonts w:hint="eastAsia"/>
          <w:webHidden/>
        </w:rPr>
      </w:r>
      <w:r w:rsidRPr="000A2C40">
        <w:rPr>
          <w:rStyle w:val="affffffa"/>
          <w:rFonts w:hint="eastAsia"/>
          <w:webHidden/>
          <w:rPrChange w:id="91" w:author="D H" w:date="2025-04-14T11:13:00Z" w16du:dateUtc="2025-04-14T03:13:00Z">
            <w:rPr>
              <w:rFonts w:hint="eastAsia"/>
              <w:noProof/>
              <w:webHidden/>
            </w:rPr>
          </w:rPrChange>
        </w:rPr>
        <w:fldChar w:fldCharType="separate"/>
      </w:r>
      <w:ins w:id="92" w:author="D H" w:date="2025-04-14T11:12:00Z" w16du:dateUtc="2025-04-14T03:12:00Z">
        <w:r w:rsidRPr="000A2C40">
          <w:rPr>
            <w:rStyle w:val="affffffa"/>
            <w:webHidden/>
            <w:rPrChange w:id="93" w:author="D H" w:date="2025-04-14T11:13:00Z" w16du:dateUtc="2025-04-14T03:13:00Z">
              <w:rPr>
                <w:noProof/>
                <w:webHidden/>
              </w:rPr>
            </w:rPrChange>
          </w:rPr>
          <w:t>4</w:t>
        </w:r>
        <w:r w:rsidRPr="000A2C40">
          <w:rPr>
            <w:rStyle w:val="affffffa"/>
            <w:rFonts w:hint="eastAsia"/>
            <w:webHidden/>
            <w:rPrChange w:id="94" w:author="D H" w:date="2025-04-14T11:13:00Z" w16du:dateUtc="2025-04-14T03:13:00Z">
              <w:rPr>
                <w:rFonts w:hint="eastAsia"/>
                <w:noProof/>
                <w:webHidden/>
              </w:rPr>
            </w:rPrChange>
          </w:rPr>
          <w:fldChar w:fldCharType="end"/>
        </w:r>
        <w:r w:rsidRPr="007F7129">
          <w:rPr>
            <w:rStyle w:val="affffffa"/>
            <w:rFonts w:hint="eastAsia"/>
            <w:noProof/>
          </w:rPr>
          <w:fldChar w:fldCharType="end"/>
        </w:r>
      </w:ins>
    </w:p>
    <w:p w14:paraId="48FD6C7D" w14:textId="0F0A2DDD" w:rsidR="000A2C40" w:rsidRPr="000A2C40" w:rsidRDefault="000A2C40">
      <w:pPr>
        <w:pStyle w:val="TOC2"/>
        <w:ind w:leftChars="202" w:left="424"/>
        <w:rPr>
          <w:ins w:id="95" w:author="D H" w:date="2025-04-14T11:12:00Z" w16du:dateUtc="2025-04-14T03:12:00Z"/>
          <w:rStyle w:val="affffffa"/>
          <w:rFonts w:hint="eastAsia"/>
          <w:rPrChange w:id="96" w:author="D H" w:date="2025-04-14T11:13:00Z" w16du:dateUtc="2025-04-14T03:13:00Z">
            <w:rPr>
              <w:ins w:id="97" w:author="D H" w:date="2025-04-14T11:12:00Z" w16du:dateUtc="2025-04-14T03:12:00Z"/>
              <w:rFonts w:asciiTheme="minorHAnsi" w:eastAsiaTheme="minorEastAsia" w:hAnsiTheme="minorHAnsi" w:cstheme="minorBidi" w:hint="eastAsia"/>
              <w:noProof/>
              <w:sz w:val="22"/>
              <w:szCs w:val="24"/>
              <w14:ligatures w14:val="standardContextual"/>
            </w:rPr>
          </w:rPrChange>
        </w:rPr>
        <w:pPrChange w:id="98" w:author="D H" w:date="2025-04-14T11:13:00Z" w16du:dateUtc="2025-04-14T03:13:00Z">
          <w:pPr>
            <w:pStyle w:val="TOC2"/>
          </w:pPr>
        </w:pPrChange>
      </w:pPr>
      <w:ins w:id="99" w:author="D H" w:date="2025-04-14T11:12:00Z" w16du:dateUtc="2025-04-14T03:12:00Z">
        <w:r w:rsidRPr="007F7129">
          <w:rPr>
            <w:rStyle w:val="affffffa"/>
            <w:rFonts w:hint="eastAsia"/>
            <w:noProof/>
          </w:rPr>
          <w:fldChar w:fldCharType="begin"/>
        </w:r>
        <w:r w:rsidRPr="007F7129">
          <w:rPr>
            <w:rStyle w:val="affffffa"/>
            <w:rFonts w:hint="eastAsia"/>
            <w:noProof/>
          </w:rPr>
          <w:instrText xml:space="preserve"> </w:instrText>
        </w:r>
        <w:r w:rsidRPr="000A2C40">
          <w:rPr>
            <w:rStyle w:val="affffffa"/>
            <w:rPrChange w:id="100" w:author="D H" w:date="2025-04-14T11:13:00Z" w16du:dateUtc="2025-04-14T03:13:00Z">
              <w:rPr>
                <w:noProof/>
              </w:rPr>
            </w:rPrChange>
          </w:rPr>
          <w:instrText>HYPERLINK \l "_Toc195521563"</w:instrText>
        </w:r>
        <w:r w:rsidRPr="007F7129">
          <w:rPr>
            <w:rStyle w:val="affffffa"/>
            <w:rFonts w:hint="eastAsia"/>
            <w:noProof/>
          </w:rPr>
          <w:instrText xml:space="preserve"> </w:instrText>
        </w:r>
        <w:r w:rsidRPr="007F7129">
          <w:rPr>
            <w:rStyle w:val="affffffa"/>
            <w:rFonts w:hint="eastAsia"/>
            <w:noProof/>
          </w:rPr>
        </w:r>
        <w:r w:rsidRPr="007F7129">
          <w:rPr>
            <w:rStyle w:val="affffffa"/>
            <w:rFonts w:hint="eastAsia"/>
            <w:noProof/>
          </w:rPr>
          <w:fldChar w:fldCharType="separate"/>
        </w:r>
        <w:r w:rsidRPr="007F7129">
          <w:rPr>
            <w:rStyle w:val="affffffa"/>
            <w:rFonts w:hint="eastAsia"/>
            <w:noProof/>
          </w:rPr>
          <w:t>7.2 各项评价指标评价计算方法</w:t>
        </w:r>
        <w:r w:rsidRPr="000A2C40">
          <w:rPr>
            <w:rStyle w:val="affffffa"/>
            <w:webHidden/>
            <w:rPrChange w:id="101" w:author="D H" w:date="2025-04-14T11:13:00Z" w16du:dateUtc="2025-04-14T03:13:00Z">
              <w:rPr>
                <w:noProof/>
                <w:webHidden/>
              </w:rPr>
            </w:rPrChange>
          </w:rPr>
          <w:tab/>
        </w:r>
        <w:r w:rsidRPr="000A2C40">
          <w:rPr>
            <w:rStyle w:val="affffffa"/>
            <w:rFonts w:hint="eastAsia"/>
            <w:webHidden/>
            <w:rPrChange w:id="102" w:author="D H" w:date="2025-04-14T11:13:00Z" w16du:dateUtc="2025-04-14T03:13:00Z">
              <w:rPr>
                <w:rFonts w:hint="eastAsia"/>
                <w:noProof/>
                <w:webHidden/>
              </w:rPr>
            </w:rPrChange>
          </w:rPr>
          <w:fldChar w:fldCharType="begin"/>
        </w:r>
        <w:r w:rsidRPr="000A2C40">
          <w:rPr>
            <w:rStyle w:val="affffffa"/>
            <w:webHidden/>
            <w:rPrChange w:id="103" w:author="D H" w:date="2025-04-14T11:13:00Z" w16du:dateUtc="2025-04-14T03:13:00Z">
              <w:rPr>
                <w:noProof/>
                <w:webHidden/>
              </w:rPr>
            </w:rPrChange>
          </w:rPr>
          <w:instrText xml:space="preserve"> PAGEREF _Toc195521563 \h </w:instrText>
        </w:r>
      </w:ins>
      <w:r w:rsidRPr="00FB7135">
        <w:rPr>
          <w:rStyle w:val="affffffa"/>
          <w:rFonts w:hint="eastAsia"/>
          <w:webHidden/>
        </w:rPr>
      </w:r>
      <w:r w:rsidRPr="000A2C40">
        <w:rPr>
          <w:rStyle w:val="affffffa"/>
          <w:rFonts w:hint="eastAsia"/>
          <w:webHidden/>
          <w:rPrChange w:id="104" w:author="D H" w:date="2025-04-14T11:13:00Z" w16du:dateUtc="2025-04-14T03:13:00Z">
            <w:rPr>
              <w:rFonts w:hint="eastAsia"/>
              <w:noProof/>
              <w:webHidden/>
            </w:rPr>
          </w:rPrChange>
        </w:rPr>
        <w:fldChar w:fldCharType="separate"/>
      </w:r>
      <w:ins w:id="105" w:author="D H" w:date="2025-04-14T11:12:00Z" w16du:dateUtc="2025-04-14T03:12:00Z">
        <w:r w:rsidRPr="000A2C40">
          <w:rPr>
            <w:rStyle w:val="affffffa"/>
            <w:webHidden/>
            <w:rPrChange w:id="106" w:author="D H" w:date="2025-04-14T11:13:00Z" w16du:dateUtc="2025-04-14T03:13:00Z">
              <w:rPr>
                <w:noProof/>
                <w:webHidden/>
              </w:rPr>
            </w:rPrChange>
          </w:rPr>
          <w:t>4</w:t>
        </w:r>
        <w:r w:rsidRPr="000A2C40">
          <w:rPr>
            <w:rStyle w:val="affffffa"/>
            <w:rFonts w:hint="eastAsia"/>
            <w:webHidden/>
            <w:rPrChange w:id="107" w:author="D H" w:date="2025-04-14T11:13:00Z" w16du:dateUtc="2025-04-14T03:13:00Z">
              <w:rPr>
                <w:rFonts w:hint="eastAsia"/>
                <w:noProof/>
                <w:webHidden/>
              </w:rPr>
            </w:rPrChange>
          </w:rPr>
          <w:fldChar w:fldCharType="end"/>
        </w:r>
        <w:r w:rsidRPr="007F7129">
          <w:rPr>
            <w:rStyle w:val="affffffa"/>
            <w:rFonts w:hint="eastAsia"/>
            <w:noProof/>
          </w:rPr>
          <w:fldChar w:fldCharType="end"/>
        </w:r>
      </w:ins>
    </w:p>
    <w:p w14:paraId="731F1ED8" w14:textId="08DE8731" w:rsidR="000A2C40" w:rsidRDefault="000A2C40">
      <w:pPr>
        <w:pStyle w:val="TOC1"/>
        <w:spacing w:before="78" w:after="78"/>
        <w:rPr>
          <w:ins w:id="108" w:author="D H" w:date="2025-04-14T11:12:00Z" w16du:dateUtc="2025-04-14T03:12:00Z"/>
          <w:rFonts w:asciiTheme="minorHAnsi" w:eastAsiaTheme="minorEastAsia" w:hAnsiTheme="minorHAnsi" w:cstheme="minorBidi" w:hint="eastAsia"/>
          <w:noProof/>
          <w:sz w:val="22"/>
          <w:szCs w:val="24"/>
          <w14:ligatures w14:val="standardContextual"/>
        </w:rPr>
      </w:pPr>
      <w:ins w:id="109" w:author="D H" w:date="2025-04-14T11:12:00Z" w16du:dateUtc="2025-04-14T03:12:00Z">
        <w:r w:rsidRPr="007F7129">
          <w:rPr>
            <w:rStyle w:val="affffffa"/>
            <w:rFonts w:hint="eastAsia"/>
            <w:noProof/>
          </w:rPr>
          <w:fldChar w:fldCharType="begin"/>
        </w:r>
        <w:r w:rsidRPr="007F7129">
          <w:rPr>
            <w:rStyle w:val="affffffa"/>
            <w:rFonts w:hint="eastAsia"/>
            <w:noProof/>
          </w:rPr>
          <w:instrText xml:space="preserve"> </w:instrText>
        </w:r>
        <w:r>
          <w:rPr>
            <w:rFonts w:hint="eastAsia"/>
            <w:noProof/>
          </w:rPr>
          <w:instrText>HYPERLINK \l "_Toc195521567"</w:instrText>
        </w:r>
        <w:r w:rsidRPr="007F7129">
          <w:rPr>
            <w:rStyle w:val="affffffa"/>
            <w:rFonts w:hint="eastAsia"/>
            <w:noProof/>
          </w:rPr>
          <w:instrText xml:space="preserve"> </w:instrText>
        </w:r>
        <w:r w:rsidRPr="007F7129">
          <w:rPr>
            <w:rStyle w:val="affffffa"/>
            <w:rFonts w:hint="eastAsia"/>
            <w:noProof/>
          </w:rPr>
        </w:r>
        <w:r w:rsidRPr="007F7129">
          <w:rPr>
            <w:rStyle w:val="affffffa"/>
            <w:rFonts w:hint="eastAsia"/>
            <w:noProof/>
          </w:rPr>
          <w:fldChar w:fldCharType="separate"/>
        </w:r>
        <w:r w:rsidRPr="007F7129">
          <w:rPr>
            <w:rStyle w:val="affffffa"/>
            <w:rFonts w:hint="eastAsia"/>
            <w:noProof/>
          </w:rPr>
          <w:t>8 各系统协议</w:t>
        </w:r>
        <w:r w:rsidRPr="007F7129">
          <w:rPr>
            <w:rStyle w:val="affffffa"/>
            <w:rFonts w:hAnsi="黑体" w:hint="eastAsia"/>
            <w:noProof/>
          </w:rPr>
          <w:t>频率使用率评价</w:t>
        </w:r>
        <w:r w:rsidRPr="007F7129">
          <w:rPr>
            <w:rStyle w:val="affffffa"/>
            <w:rFonts w:hint="eastAsia"/>
            <w:noProof/>
          </w:rPr>
          <w:t>所需信息与参考指标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_Toc195521567 \h</w:instrText>
        </w:r>
        <w:r>
          <w:rPr>
            <w:rFonts w:hint="eastAsia"/>
            <w:noProof/>
            <w:webHidden/>
          </w:rPr>
          <w:instrText xml:space="preserve"> </w:instrText>
        </w:r>
      </w:ins>
      <w:r>
        <w:rPr>
          <w:rFonts w:hint="eastAsia"/>
          <w:noProof/>
          <w:webHidden/>
        </w:rPr>
      </w:r>
      <w:r>
        <w:rPr>
          <w:rFonts w:hint="eastAsia"/>
          <w:noProof/>
          <w:webHidden/>
        </w:rPr>
        <w:fldChar w:fldCharType="separate"/>
      </w:r>
      <w:ins w:id="110" w:author="D H" w:date="2025-04-14T11:12:00Z" w16du:dateUtc="2025-04-14T03:12:00Z">
        <w:r>
          <w:rPr>
            <w:noProof/>
            <w:webHidden/>
          </w:rPr>
          <w:t>8</w:t>
        </w:r>
        <w:r>
          <w:rPr>
            <w:rFonts w:hint="eastAsia"/>
            <w:noProof/>
            <w:webHidden/>
          </w:rPr>
          <w:fldChar w:fldCharType="end"/>
        </w:r>
        <w:r w:rsidRPr="007F7129">
          <w:rPr>
            <w:rStyle w:val="affffffa"/>
            <w:rFonts w:hint="eastAsia"/>
            <w:noProof/>
          </w:rPr>
          <w:fldChar w:fldCharType="end"/>
        </w:r>
      </w:ins>
    </w:p>
    <w:p w14:paraId="0BEF31B8" w14:textId="1828BA44" w:rsidR="000A2C40" w:rsidRDefault="000A2C40">
      <w:pPr>
        <w:pStyle w:val="TOC1"/>
        <w:spacing w:before="78" w:after="78"/>
        <w:rPr>
          <w:ins w:id="111" w:author="D H" w:date="2025-04-14T11:12:00Z" w16du:dateUtc="2025-04-14T03:12:00Z"/>
          <w:rFonts w:asciiTheme="minorHAnsi" w:eastAsiaTheme="minorEastAsia" w:hAnsiTheme="minorHAnsi" w:cstheme="minorBidi" w:hint="eastAsia"/>
          <w:noProof/>
          <w:sz w:val="22"/>
          <w:szCs w:val="24"/>
          <w14:ligatures w14:val="standardContextual"/>
        </w:rPr>
      </w:pPr>
      <w:ins w:id="112" w:author="D H" w:date="2025-04-14T11:12:00Z" w16du:dateUtc="2025-04-14T03:12:00Z">
        <w:r w:rsidRPr="007F7129">
          <w:rPr>
            <w:rStyle w:val="affffffa"/>
            <w:rFonts w:hint="eastAsia"/>
            <w:noProof/>
          </w:rPr>
          <w:fldChar w:fldCharType="begin"/>
        </w:r>
        <w:r w:rsidRPr="007F7129">
          <w:rPr>
            <w:rStyle w:val="affffffa"/>
            <w:rFonts w:hint="eastAsia"/>
            <w:noProof/>
          </w:rPr>
          <w:instrText xml:space="preserve"> </w:instrText>
        </w:r>
        <w:r>
          <w:rPr>
            <w:rFonts w:hint="eastAsia"/>
            <w:noProof/>
          </w:rPr>
          <w:instrText>HYPERLINK \l "_Toc195521568"</w:instrText>
        </w:r>
        <w:r w:rsidRPr="007F7129">
          <w:rPr>
            <w:rStyle w:val="affffffa"/>
            <w:rFonts w:hint="eastAsia"/>
            <w:noProof/>
          </w:rPr>
          <w:instrText xml:space="preserve"> </w:instrText>
        </w:r>
        <w:r w:rsidRPr="007F7129">
          <w:rPr>
            <w:rStyle w:val="affffffa"/>
            <w:rFonts w:hint="eastAsia"/>
            <w:noProof/>
          </w:rPr>
        </w:r>
        <w:r w:rsidRPr="007F7129">
          <w:rPr>
            <w:rStyle w:val="affffffa"/>
            <w:rFonts w:hint="eastAsia"/>
            <w:noProof/>
          </w:rPr>
          <w:fldChar w:fldCharType="separate"/>
        </w:r>
        <w:r w:rsidRPr="007F7129">
          <w:rPr>
            <w:rStyle w:val="affffffa"/>
            <w:rFonts w:hint="eastAsia"/>
            <w:noProof/>
          </w:rPr>
          <w:t>9 公众移动通信使用率评价报告通用要求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_Toc195521568 \h</w:instrText>
        </w:r>
        <w:r>
          <w:rPr>
            <w:rFonts w:hint="eastAsia"/>
            <w:noProof/>
            <w:webHidden/>
          </w:rPr>
          <w:instrText xml:space="preserve"> </w:instrText>
        </w:r>
      </w:ins>
      <w:r>
        <w:rPr>
          <w:rFonts w:hint="eastAsia"/>
          <w:noProof/>
          <w:webHidden/>
        </w:rPr>
      </w:r>
      <w:r>
        <w:rPr>
          <w:rFonts w:hint="eastAsia"/>
          <w:noProof/>
          <w:webHidden/>
        </w:rPr>
        <w:fldChar w:fldCharType="separate"/>
      </w:r>
      <w:ins w:id="113" w:author="D H" w:date="2025-04-14T11:12:00Z" w16du:dateUtc="2025-04-14T03:12:00Z">
        <w:r>
          <w:rPr>
            <w:noProof/>
            <w:webHidden/>
          </w:rPr>
          <w:t>9</w:t>
        </w:r>
        <w:r>
          <w:rPr>
            <w:rFonts w:hint="eastAsia"/>
            <w:noProof/>
            <w:webHidden/>
          </w:rPr>
          <w:fldChar w:fldCharType="end"/>
        </w:r>
        <w:r w:rsidRPr="007F7129">
          <w:rPr>
            <w:rStyle w:val="affffffa"/>
            <w:rFonts w:hint="eastAsia"/>
            <w:noProof/>
          </w:rPr>
          <w:fldChar w:fldCharType="end"/>
        </w:r>
      </w:ins>
    </w:p>
    <w:p w14:paraId="72530D06" w14:textId="02728728" w:rsidR="000A2C40" w:rsidRDefault="000A2C40">
      <w:pPr>
        <w:pStyle w:val="TOC1"/>
        <w:spacing w:before="78" w:after="78"/>
        <w:rPr>
          <w:ins w:id="114" w:author="D H" w:date="2025-04-14T11:12:00Z" w16du:dateUtc="2025-04-14T03:12:00Z"/>
          <w:rFonts w:asciiTheme="minorHAnsi" w:eastAsiaTheme="minorEastAsia" w:hAnsiTheme="minorHAnsi" w:cstheme="minorBidi" w:hint="eastAsia"/>
          <w:noProof/>
          <w:sz w:val="22"/>
          <w:szCs w:val="24"/>
          <w14:ligatures w14:val="standardContextual"/>
        </w:rPr>
      </w:pPr>
      <w:ins w:id="115" w:author="D H" w:date="2025-04-14T11:12:00Z" w16du:dateUtc="2025-04-14T03:12:00Z">
        <w:r w:rsidRPr="007F7129">
          <w:rPr>
            <w:rStyle w:val="affffffa"/>
            <w:rFonts w:hint="eastAsia"/>
            <w:noProof/>
          </w:rPr>
          <w:fldChar w:fldCharType="begin"/>
        </w:r>
        <w:r w:rsidRPr="007F7129">
          <w:rPr>
            <w:rStyle w:val="affffffa"/>
            <w:rFonts w:hint="eastAsia"/>
            <w:noProof/>
          </w:rPr>
          <w:instrText xml:space="preserve"> </w:instrText>
        </w:r>
        <w:r>
          <w:rPr>
            <w:rFonts w:hint="eastAsia"/>
            <w:noProof/>
          </w:rPr>
          <w:instrText>HYPERLINK \l "_Toc195521569"</w:instrText>
        </w:r>
        <w:r w:rsidRPr="007F7129">
          <w:rPr>
            <w:rStyle w:val="affffffa"/>
            <w:rFonts w:hint="eastAsia"/>
            <w:noProof/>
          </w:rPr>
          <w:instrText xml:space="preserve"> </w:instrText>
        </w:r>
        <w:r w:rsidRPr="007F7129">
          <w:rPr>
            <w:rStyle w:val="affffffa"/>
            <w:rFonts w:hint="eastAsia"/>
            <w:noProof/>
          </w:rPr>
        </w:r>
        <w:r w:rsidRPr="007F7129">
          <w:rPr>
            <w:rStyle w:val="affffffa"/>
            <w:rFonts w:hint="eastAsia"/>
            <w:noProof/>
          </w:rPr>
          <w:fldChar w:fldCharType="separate"/>
        </w:r>
        <w:r w:rsidRPr="007F7129">
          <w:rPr>
            <w:rStyle w:val="affffffa"/>
            <w:rFonts w:hint="eastAsia"/>
            <w:noProof/>
          </w:rPr>
          <w:t>参 考 文 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_Toc195521569 \h</w:instrText>
        </w:r>
        <w:r>
          <w:rPr>
            <w:rFonts w:hint="eastAsia"/>
            <w:noProof/>
            <w:webHidden/>
          </w:rPr>
          <w:instrText xml:space="preserve"> </w:instrText>
        </w:r>
      </w:ins>
      <w:r>
        <w:rPr>
          <w:rFonts w:hint="eastAsia"/>
          <w:noProof/>
          <w:webHidden/>
        </w:rPr>
      </w:r>
      <w:r>
        <w:rPr>
          <w:rFonts w:hint="eastAsia"/>
          <w:noProof/>
          <w:webHidden/>
        </w:rPr>
        <w:fldChar w:fldCharType="separate"/>
      </w:r>
      <w:ins w:id="116" w:author="D H" w:date="2025-04-14T11:12:00Z" w16du:dateUtc="2025-04-14T03:12:00Z">
        <w:r>
          <w:rPr>
            <w:noProof/>
            <w:webHidden/>
          </w:rPr>
          <w:t>10</w:t>
        </w:r>
        <w:r>
          <w:rPr>
            <w:rFonts w:hint="eastAsia"/>
            <w:noProof/>
            <w:webHidden/>
          </w:rPr>
          <w:fldChar w:fldCharType="end"/>
        </w:r>
        <w:r w:rsidRPr="007F7129">
          <w:rPr>
            <w:rStyle w:val="affffffa"/>
            <w:rFonts w:hint="eastAsia"/>
            <w:noProof/>
          </w:rPr>
          <w:fldChar w:fldCharType="end"/>
        </w:r>
      </w:ins>
    </w:p>
    <w:p w14:paraId="3D17CEEC" w14:textId="77278D52" w:rsidR="00F448A6" w:rsidDel="000A2C40" w:rsidRDefault="00F448A6" w:rsidP="00F448A6">
      <w:pPr>
        <w:pStyle w:val="TOC1"/>
        <w:spacing w:before="78" w:after="78"/>
        <w:rPr>
          <w:del w:id="117" w:author="D H" w:date="2025-04-14T11:12:00Z" w16du:dateUtc="2025-04-14T03:12:00Z"/>
          <w:rFonts w:asciiTheme="minorHAnsi" w:eastAsiaTheme="minorEastAsia" w:hAnsiTheme="minorHAnsi" w:cstheme="minorBidi" w:hint="eastAsia"/>
          <w:noProof/>
          <w:szCs w:val="22"/>
        </w:rPr>
      </w:pPr>
      <w:del w:id="118" w:author="D H" w:date="2025-04-14T11:12:00Z" w16du:dateUtc="2025-04-14T03:12:00Z">
        <w:r w:rsidRPr="000A2C40" w:rsidDel="000A2C40">
          <w:rPr>
            <w:rFonts w:hint="eastAsia"/>
            <w:rPrChange w:id="119" w:author="D H" w:date="2025-04-14T11:12:00Z" w16du:dateUtc="2025-04-14T03:12:00Z">
              <w:rPr>
                <w:rStyle w:val="affffffa"/>
                <w:rFonts w:hint="eastAsia"/>
                <w:noProof/>
              </w:rPr>
            </w:rPrChange>
          </w:rPr>
          <w:delText>前言</w:delText>
        </w:r>
        <w:r w:rsidDel="000A2C40">
          <w:rPr>
            <w:noProof/>
            <w:webHidden/>
          </w:rPr>
          <w:tab/>
        </w:r>
        <w:r w:rsidR="00444312" w:rsidDel="000A2C40">
          <w:rPr>
            <w:noProof/>
            <w:webHidden/>
          </w:rPr>
          <w:delText>II</w:delText>
        </w:r>
      </w:del>
    </w:p>
    <w:p w14:paraId="5E5E6BAE" w14:textId="01D08E9A" w:rsidR="00F448A6" w:rsidDel="000A2C40" w:rsidRDefault="00F448A6">
      <w:pPr>
        <w:pStyle w:val="TOC2"/>
        <w:rPr>
          <w:del w:id="120" w:author="D H" w:date="2025-04-14T11:12:00Z" w16du:dateUtc="2025-04-14T03:12:00Z"/>
          <w:rFonts w:asciiTheme="minorHAnsi" w:eastAsiaTheme="minorEastAsia" w:hAnsiTheme="minorHAnsi" w:cstheme="minorBidi" w:hint="eastAsia"/>
          <w:noProof/>
          <w:szCs w:val="22"/>
        </w:rPr>
      </w:pPr>
      <w:del w:id="121" w:author="D H" w:date="2025-04-14T11:12:00Z" w16du:dateUtc="2025-04-14T03:12:00Z">
        <w:r w:rsidRPr="000A2C40" w:rsidDel="000A2C40">
          <w:rPr>
            <w:rPrChange w:id="122" w:author="D H" w:date="2025-04-14T11:12:00Z" w16du:dateUtc="2025-04-14T03:12:00Z">
              <w:rPr>
                <w:rStyle w:val="affffffa"/>
                <w:noProof/>
              </w:rPr>
            </w:rPrChange>
          </w:rPr>
          <w:delText>1</w:delText>
        </w:r>
        <w:r w:rsidRPr="000A2C40" w:rsidDel="000A2C40">
          <w:rPr>
            <w:rFonts w:hint="eastAsia"/>
            <w:rPrChange w:id="123" w:author="D H" w:date="2025-04-14T11:12:00Z" w16du:dateUtc="2025-04-14T03:12:00Z">
              <w:rPr>
                <w:rStyle w:val="affffffa"/>
                <w:rFonts w:hint="eastAsia"/>
                <w:noProof/>
              </w:rPr>
            </w:rPrChange>
          </w:rPr>
          <w:delText xml:space="preserve"> 范围</w:delText>
        </w:r>
        <w:r w:rsidDel="000A2C40">
          <w:rPr>
            <w:noProof/>
            <w:webHidden/>
          </w:rPr>
          <w:tab/>
        </w:r>
        <w:r w:rsidR="00444312" w:rsidDel="000A2C40">
          <w:rPr>
            <w:noProof/>
            <w:webHidden/>
          </w:rPr>
          <w:delText>1</w:delText>
        </w:r>
      </w:del>
    </w:p>
    <w:p w14:paraId="6755D5F0" w14:textId="1CAD140F" w:rsidR="00F448A6" w:rsidDel="000A2C40" w:rsidRDefault="00F448A6">
      <w:pPr>
        <w:pStyle w:val="TOC2"/>
        <w:rPr>
          <w:del w:id="124" w:author="D H" w:date="2025-04-14T11:12:00Z" w16du:dateUtc="2025-04-14T03:12:00Z"/>
          <w:rFonts w:asciiTheme="minorHAnsi" w:eastAsiaTheme="minorEastAsia" w:hAnsiTheme="minorHAnsi" w:cstheme="minorBidi" w:hint="eastAsia"/>
          <w:noProof/>
          <w:szCs w:val="22"/>
        </w:rPr>
      </w:pPr>
      <w:del w:id="125" w:author="D H" w:date="2025-04-14T11:12:00Z" w16du:dateUtc="2025-04-14T03:12:00Z">
        <w:r w:rsidRPr="000A2C40" w:rsidDel="000A2C40">
          <w:rPr>
            <w:rPrChange w:id="126" w:author="D H" w:date="2025-04-14T11:12:00Z" w16du:dateUtc="2025-04-14T03:12:00Z">
              <w:rPr>
                <w:rStyle w:val="affffffa"/>
                <w:noProof/>
              </w:rPr>
            </w:rPrChange>
          </w:rPr>
          <w:delText>2</w:delText>
        </w:r>
        <w:r w:rsidRPr="000A2C40" w:rsidDel="000A2C40">
          <w:rPr>
            <w:rFonts w:hint="eastAsia"/>
            <w:rPrChange w:id="127" w:author="D H" w:date="2025-04-14T11:12:00Z" w16du:dateUtc="2025-04-14T03:12:00Z">
              <w:rPr>
                <w:rStyle w:val="affffffa"/>
                <w:rFonts w:hint="eastAsia"/>
                <w:noProof/>
              </w:rPr>
            </w:rPrChange>
          </w:rPr>
          <w:delText xml:space="preserve"> 规范性引用文件</w:delText>
        </w:r>
        <w:r w:rsidDel="000A2C40">
          <w:rPr>
            <w:noProof/>
            <w:webHidden/>
          </w:rPr>
          <w:tab/>
        </w:r>
        <w:r w:rsidR="00444312" w:rsidDel="000A2C40">
          <w:rPr>
            <w:noProof/>
            <w:webHidden/>
          </w:rPr>
          <w:delText>1</w:delText>
        </w:r>
      </w:del>
    </w:p>
    <w:p w14:paraId="62FD4F52" w14:textId="4AEB1157" w:rsidR="00F448A6" w:rsidDel="000A2C40" w:rsidRDefault="00F448A6">
      <w:pPr>
        <w:pStyle w:val="TOC2"/>
        <w:rPr>
          <w:del w:id="128" w:author="D H" w:date="2025-04-14T11:12:00Z" w16du:dateUtc="2025-04-14T03:12:00Z"/>
          <w:rFonts w:asciiTheme="minorHAnsi" w:eastAsiaTheme="minorEastAsia" w:hAnsiTheme="minorHAnsi" w:cstheme="minorBidi" w:hint="eastAsia"/>
          <w:noProof/>
          <w:szCs w:val="22"/>
        </w:rPr>
      </w:pPr>
      <w:del w:id="129" w:author="D H" w:date="2025-04-14T11:12:00Z" w16du:dateUtc="2025-04-14T03:12:00Z">
        <w:r w:rsidRPr="000A2C40" w:rsidDel="000A2C40">
          <w:rPr>
            <w:rPrChange w:id="130" w:author="D H" w:date="2025-04-14T11:12:00Z" w16du:dateUtc="2025-04-14T03:12:00Z">
              <w:rPr>
                <w:rStyle w:val="affffffa"/>
                <w:noProof/>
              </w:rPr>
            </w:rPrChange>
          </w:rPr>
          <w:delText>3</w:delText>
        </w:r>
        <w:r w:rsidRPr="000A2C40" w:rsidDel="000A2C40">
          <w:rPr>
            <w:rFonts w:hint="eastAsia"/>
            <w:rPrChange w:id="131" w:author="D H" w:date="2025-04-14T11:12:00Z" w16du:dateUtc="2025-04-14T03:12:00Z">
              <w:rPr>
                <w:rStyle w:val="affffffa"/>
                <w:rFonts w:hint="eastAsia"/>
                <w:noProof/>
              </w:rPr>
            </w:rPrChange>
          </w:rPr>
          <w:delText xml:space="preserve"> 术语、定义和缩略语</w:delText>
        </w:r>
        <w:r w:rsidDel="000A2C40">
          <w:rPr>
            <w:noProof/>
            <w:webHidden/>
          </w:rPr>
          <w:tab/>
        </w:r>
        <w:r w:rsidR="00444312" w:rsidDel="000A2C40">
          <w:rPr>
            <w:noProof/>
            <w:webHidden/>
          </w:rPr>
          <w:delText>1</w:delText>
        </w:r>
      </w:del>
    </w:p>
    <w:p w14:paraId="2AD8F5A6" w14:textId="5D00528E" w:rsidR="00F448A6" w:rsidDel="000A2C40" w:rsidRDefault="00F448A6" w:rsidP="00F448A6">
      <w:pPr>
        <w:pStyle w:val="TOC3"/>
        <w:ind w:leftChars="100" w:left="420" w:hangingChars="100" w:hanging="210"/>
        <w:rPr>
          <w:del w:id="132" w:author="D H" w:date="2025-04-14T11:12:00Z" w16du:dateUtc="2025-04-14T03:12:00Z"/>
          <w:rFonts w:asciiTheme="minorHAnsi" w:eastAsiaTheme="minorEastAsia" w:hAnsiTheme="minorHAnsi" w:cstheme="minorBidi" w:hint="eastAsia"/>
          <w:noProof/>
          <w:szCs w:val="22"/>
        </w:rPr>
      </w:pPr>
      <w:del w:id="133" w:author="D H" w:date="2025-04-14T11:12:00Z" w16du:dateUtc="2025-04-14T03:12:00Z">
        <w:r w:rsidRPr="000A2C40" w:rsidDel="000A2C40">
          <w:rPr>
            <w:rPrChange w:id="134" w:author="D H" w:date="2025-04-14T11:12:00Z" w16du:dateUtc="2025-04-14T03:12:00Z">
              <w:rPr>
                <w:rStyle w:val="affffffa"/>
                <w:noProof/>
              </w:rPr>
            </w:rPrChange>
          </w:rPr>
          <w:delText xml:space="preserve">3.1 </w:delText>
        </w:r>
        <w:r w:rsidRPr="000A2C40" w:rsidDel="000A2C40">
          <w:rPr>
            <w:rFonts w:hint="eastAsia"/>
            <w:rPrChange w:id="135" w:author="D H" w:date="2025-04-14T11:12:00Z" w16du:dateUtc="2025-04-14T03:12:00Z">
              <w:rPr>
                <w:rStyle w:val="affffffa"/>
                <w:rFonts w:hint="eastAsia"/>
                <w:noProof/>
              </w:rPr>
            </w:rPrChange>
          </w:rPr>
          <w:delText>术语和定义</w:delText>
        </w:r>
        <w:r w:rsidDel="000A2C40">
          <w:rPr>
            <w:noProof/>
            <w:webHidden/>
          </w:rPr>
          <w:tab/>
        </w:r>
        <w:r w:rsidR="00444312" w:rsidDel="000A2C40">
          <w:rPr>
            <w:noProof/>
            <w:webHidden/>
          </w:rPr>
          <w:delText>1</w:delText>
        </w:r>
      </w:del>
    </w:p>
    <w:p w14:paraId="2D882D05" w14:textId="75F56FF7" w:rsidR="00F448A6" w:rsidDel="000A2C40" w:rsidRDefault="00F448A6" w:rsidP="00F448A6">
      <w:pPr>
        <w:pStyle w:val="TOC3"/>
        <w:ind w:leftChars="100" w:left="420" w:hangingChars="100" w:hanging="210"/>
        <w:rPr>
          <w:del w:id="136" w:author="D H" w:date="2025-04-14T11:12:00Z" w16du:dateUtc="2025-04-14T03:12:00Z"/>
          <w:rFonts w:asciiTheme="minorHAnsi" w:eastAsiaTheme="minorEastAsia" w:hAnsiTheme="minorHAnsi" w:cstheme="minorBidi" w:hint="eastAsia"/>
          <w:noProof/>
          <w:szCs w:val="22"/>
        </w:rPr>
      </w:pPr>
      <w:del w:id="137" w:author="D H" w:date="2025-04-14T11:12:00Z" w16du:dateUtc="2025-04-14T03:12:00Z">
        <w:r w:rsidRPr="000A2C40" w:rsidDel="000A2C40">
          <w:rPr>
            <w:rPrChange w:id="138" w:author="D H" w:date="2025-04-14T11:12:00Z" w16du:dateUtc="2025-04-14T03:12:00Z">
              <w:rPr>
                <w:rStyle w:val="affffffa"/>
                <w:noProof/>
              </w:rPr>
            </w:rPrChange>
          </w:rPr>
          <w:delText>3.2</w:delText>
        </w:r>
        <w:r w:rsidRPr="000A2C40" w:rsidDel="000A2C40">
          <w:rPr>
            <w:rFonts w:hint="eastAsia"/>
            <w:rPrChange w:id="139" w:author="D H" w:date="2025-04-14T11:12:00Z" w16du:dateUtc="2025-04-14T03:12:00Z">
              <w:rPr>
                <w:rStyle w:val="affffffa"/>
                <w:rFonts w:hint="eastAsia"/>
                <w:noProof/>
              </w:rPr>
            </w:rPrChange>
          </w:rPr>
          <w:delText xml:space="preserve"> 缩略语</w:delText>
        </w:r>
        <w:r w:rsidDel="000A2C40">
          <w:rPr>
            <w:noProof/>
            <w:webHidden/>
          </w:rPr>
          <w:tab/>
        </w:r>
        <w:r w:rsidR="00444312" w:rsidDel="000A2C40">
          <w:rPr>
            <w:noProof/>
            <w:webHidden/>
          </w:rPr>
          <w:delText>2</w:delText>
        </w:r>
      </w:del>
    </w:p>
    <w:p w14:paraId="5C33E8B0" w14:textId="709F9442" w:rsidR="00F448A6" w:rsidDel="000A2C40" w:rsidRDefault="00F448A6">
      <w:pPr>
        <w:pStyle w:val="TOC2"/>
        <w:rPr>
          <w:del w:id="140" w:author="D H" w:date="2025-04-14T11:12:00Z" w16du:dateUtc="2025-04-14T03:12:00Z"/>
          <w:rFonts w:asciiTheme="minorHAnsi" w:eastAsiaTheme="minorEastAsia" w:hAnsiTheme="minorHAnsi" w:cstheme="minorBidi" w:hint="eastAsia"/>
          <w:noProof/>
          <w:szCs w:val="22"/>
        </w:rPr>
      </w:pPr>
      <w:del w:id="141" w:author="D H" w:date="2025-04-14T11:12:00Z" w16du:dateUtc="2025-04-14T03:12:00Z">
        <w:r w:rsidRPr="000A2C40" w:rsidDel="000A2C40">
          <w:rPr>
            <w:rPrChange w:id="142" w:author="D H" w:date="2025-04-14T11:12:00Z" w16du:dateUtc="2025-04-14T03:12:00Z">
              <w:rPr>
                <w:rStyle w:val="affffffa"/>
                <w:noProof/>
              </w:rPr>
            </w:rPrChange>
          </w:rPr>
          <w:delText>4</w:delText>
        </w:r>
        <w:r w:rsidRPr="000A2C40" w:rsidDel="000A2C40">
          <w:rPr>
            <w:rFonts w:hint="eastAsia"/>
            <w:rPrChange w:id="143" w:author="D H" w:date="2025-04-14T11:12:00Z" w16du:dateUtc="2025-04-14T03:12:00Z">
              <w:rPr>
                <w:rStyle w:val="affffffa"/>
                <w:rFonts w:hint="eastAsia"/>
                <w:noProof/>
              </w:rPr>
            </w:rPrChange>
          </w:rPr>
          <w:delText xml:space="preserve"> 各项评价指标的评价原则</w:delText>
        </w:r>
        <w:r w:rsidDel="000A2C40">
          <w:rPr>
            <w:noProof/>
            <w:webHidden/>
          </w:rPr>
          <w:tab/>
        </w:r>
        <w:r w:rsidR="00444312" w:rsidDel="000A2C40">
          <w:rPr>
            <w:noProof/>
            <w:webHidden/>
          </w:rPr>
          <w:delText>2</w:delText>
        </w:r>
      </w:del>
    </w:p>
    <w:p w14:paraId="4E7299E7" w14:textId="1863CF66" w:rsidR="00F448A6" w:rsidDel="000A2C40" w:rsidRDefault="00F448A6" w:rsidP="00F448A6">
      <w:pPr>
        <w:pStyle w:val="TOC3"/>
        <w:ind w:leftChars="100" w:left="420" w:hangingChars="100" w:hanging="210"/>
        <w:rPr>
          <w:del w:id="144" w:author="D H" w:date="2025-04-14T11:12:00Z" w16du:dateUtc="2025-04-14T03:12:00Z"/>
          <w:rFonts w:asciiTheme="minorHAnsi" w:eastAsiaTheme="minorEastAsia" w:hAnsiTheme="minorHAnsi" w:cstheme="minorBidi" w:hint="eastAsia"/>
          <w:noProof/>
          <w:szCs w:val="22"/>
        </w:rPr>
      </w:pPr>
      <w:del w:id="145" w:author="D H" w:date="2025-04-14T11:12:00Z" w16du:dateUtc="2025-04-14T03:12:00Z">
        <w:r w:rsidRPr="000A2C40" w:rsidDel="000A2C40">
          <w:rPr>
            <w:rPrChange w:id="146" w:author="D H" w:date="2025-04-14T11:12:00Z" w16du:dateUtc="2025-04-14T03:12:00Z">
              <w:rPr>
                <w:rStyle w:val="affffffa"/>
                <w:noProof/>
              </w:rPr>
            </w:rPrChange>
          </w:rPr>
          <w:delText>4.1</w:delText>
        </w:r>
        <w:r w:rsidRPr="000A2C40" w:rsidDel="000A2C40">
          <w:rPr>
            <w:rFonts w:hint="eastAsia"/>
            <w:rPrChange w:id="147" w:author="D H" w:date="2025-04-14T11:12:00Z" w16du:dateUtc="2025-04-14T03:12:00Z">
              <w:rPr>
                <w:rStyle w:val="affffffa"/>
                <w:rFonts w:hint="eastAsia"/>
                <w:noProof/>
              </w:rPr>
            </w:rPrChange>
          </w:rPr>
          <w:delText xml:space="preserve"> 年时间占用度</w:delText>
        </w:r>
        <w:r w:rsidDel="000A2C40">
          <w:rPr>
            <w:noProof/>
            <w:webHidden/>
          </w:rPr>
          <w:tab/>
        </w:r>
        <w:r w:rsidR="00444312" w:rsidDel="000A2C40">
          <w:rPr>
            <w:noProof/>
            <w:webHidden/>
          </w:rPr>
          <w:delText>2</w:delText>
        </w:r>
      </w:del>
    </w:p>
    <w:p w14:paraId="1D871753" w14:textId="55B7098D" w:rsidR="00F448A6" w:rsidDel="000A2C40" w:rsidRDefault="00F448A6" w:rsidP="00F448A6">
      <w:pPr>
        <w:pStyle w:val="TOC3"/>
        <w:ind w:leftChars="100" w:left="420" w:hangingChars="100" w:hanging="210"/>
        <w:rPr>
          <w:del w:id="148" w:author="D H" w:date="2025-04-14T11:12:00Z" w16du:dateUtc="2025-04-14T03:12:00Z"/>
          <w:rFonts w:asciiTheme="minorHAnsi" w:eastAsiaTheme="minorEastAsia" w:hAnsiTheme="minorHAnsi" w:cstheme="minorBidi" w:hint="eastAsia"/>
          <w:noProof/>
          <w:szCs w:val="22"/>
        </w:rPr>
      </w:pPr>
      <w:del w:id="149" w:author="D H" w:date="2025-04-14T11:12:00Z" w16du:dateUtc="2025-04-14T03:12:00Z">
        <w:r w:rsidRPr="000A2C40" w:rsidDel="000A2C40">
          <w:rPr>
            <w:rPrChange w:id="150" w:author="D H" w:date="2025-04-14T11:12:00Z" w16du:dateUtc="2025-04-14T03:12:00Z">
              <w:rPr>
                <w:rStyle w:val="affffffa"/>
                <w:noProof/>
              </w:rPr>
            </w:rPrChange>
          </w:rPr>
          <w:delText>4.2</w:delText>
        </w:r>
        <w:r w:rsidRPr="000A2C40" w:rsidDel="000A2C40">
          <w:rPr>
            <w:rFonts w:hint="eastAsia"/>
            <w:rPrChange w:id="151" w:author="D H" w:date="2025-04-14T11:12:00Z" w16du:dateUtc="2025-04-14T03:12:00Z">
              <w:rPr>
                <w:rStyle w:val="affffffa"/>
                <w:rFonts w:hint="eastAsia"/>
                <w:noProof/>
              </w:rPr>
            </w:rPrChange>
          </w:rPr>
          <w:delText xml:space="preserve"> 频段占用度</w:delText>
        </w:r>
        <w:r w:rsidDel="000A2C40">
          <w:rPr>
            <w:noProof/>
            <w:webHidden/>
          </w:rPr>
          <w:tab/>
        </w:r>
        <w:r w:rsidR="00444312" w:rsidDel="000A2C40">
          <w:rPr>
            <w:noProof/>
            <w:webHidden/>
          </w:rPr>
          <w:delText>2</w:delText>
        </w:r>
      </w:del>
    </w:p>
    <w:p w14:paraId="62968DE9" w14:textId="144912D1" w:rsidR="00F448A6" w:rsidDel="000A2C40" w:rsidRDefault="00F448A6" w:rsidP="00F448A6">
      <w:pPr>
        <w:pStyle w:val="TOC3"/>
        <w:ind w:leftChars="100" w:left="420" w:hangingChars="100" w:hanging="210"/>
        <w:rPr>
          <w:del w:id="152" w:author="D H" w:date="2025-04-14T11:12:00Z" w16du:dateUtc="2025-04-14T03:12:00Z"/>
          <w:rFonts w:asciiTheme="minorHAnsi" w:eastAsiaTheme="minorEastAsia" w:hAnsiTheme="minorHAnsi" w:cstheme="minorBidi" w:hint="eastAsia"/>
          <w:noProof/>
          <w:szCs w:val="22"/>
        </w:rPr>
      </w:pPr>
      <w:del w:id="153" w:author="D H" w:date="2025-04-14T11:12:00Z" w16du:dateUtc="2025-04-14T03:12:00Z">
        <w:r w:rsidRPr="000A2C40" w:rsidDel="000A2C40">
          <w:rPr>
            <w:rPrChange w:id="154" w:author="D H" w:date="2025-04-14T11:12:00Z" w16du:dateUtc="2025-04-14T03:12:00Z">
              <w:rPr>
                <w:rStyle w:val="affffffa"/>
                <w:noProof/>
              </w:rPr>
            </w:rPrChange>
          </w:rPr>
          <w:delText>4.3</w:delText>
        </w:r>
        <w:r w:rsidRPr="000A2C40" w:rsidDel="000A2C40">
          <w:rPr>
            <w:rFonts w:hint="eastAsia"/>
            <w:rPrChange w:id="155" w:author="D H" w:date="2025-04-14T11:12:00Z" w16du:dateUtc="2025-04-14T03:12:00Z">
              <w:rPr>
                <w:rStyle w:val="affffffa"/>
                <w:rFonts w:hint="eastAsia"/>
                <w:noProof/>
              </w:rPr>
            </w:rPrChange>
          </w:rPr>
          <w:delText xml:space="preserve"> 区域覆盖率</w:delText>
        </w:r>
        <w:r w:rsidDel="000A2C40">
          <w:rPr>
            <w:noProof/>
            <w:webHidden/>
          </w:rPr>
          <w:tab/>
        </w:r>
        <w:r w:rsidR="00444312" w:rsidDel="000A2C40">
          <w:rPr>
            <w:noProof/>
            <w:webHidden/>
          </w:rPr>
          <w:delText>3</w:delText>
        </w:r>
      </w:del>
    </w:p>
    <w:p w14:paraId="44CF1DC7" w14:textId="19EB9483" w:rsidR="00F448A6" w:rsidDel="000A2C40" w:rsidRDefault="00F448A6" w:rsidP="00F448A6">
      <w:pPr>
        <w:pStyle w:val="TOC3"/>
        <w:ind w:leftChars="100" w:left="420" w:hangingChars="100" w:hanging="210"/>
        <w:rPr>
          <w:del w:id="156" w:author="D H" w:date="2025-04-14T11:12:00Z" w16du:dateUtc="2025-04-14T03:12:00Z"/>
          <w:rFonts w:asciiTheme="minorHAnsi" w:eastAsiaTheme="minorEastAsia" w:hAnsiTheme="minorHAnsi" w:cstheme="minorBidi" w:hint="eastAsia"/>
          <w:noProof/>
          <w:szCs w:val="22"/>
        </w:rPr>
      </w:pPr>
      <w:del w:id="157" w:author="D H" w:date="2025-04-14T11:12:00Z" w16du:dateUtc="2025-04-14T03:12:00Z">
        <w:r w:rsidRPr="000A2C40" w:rsidDel="000A2C40">
          <w:rPr>
            <w:rPrChange w:id="158" w:author="D H" w:date="2025-04-14T11:12:00Z" w16du:dateUtc="2025-04-14T03:12:00Z">
              <w:rPr>
                <w:rStyle w:val="affffffa"/>
                <w:noProof/>
              </w:rPr>
            </w:rPrChange>
          </w:rPr>
          <w:delText>4.4</w:delText>
        </w:r>
        <w:r w:rsidRPr="000A2C40" w:rsidDel="000A2C40">
          <w:rPr>
            <w:rFonts w:hint="eastAsia"/>
            <w:rPrChange w:id="159" w:author="D H" w:date="2025-04-14T11:12:00Z" w16du:dateUtc="2025-04-14T03:12:00Z">
              <w:rPr>
                <w:rStyle w:val="affffffa"/>
                <w:rFonts w:hint="eastAsia"/>
                <w:noProof/>
              </w:rPr>
            </w:rPrChange>
          </w:rPr>
          <w:delText xml:space="preserve"> 用户承载率</w:delText>
        </w:r>
        <w:r w:rsidDel="000A2C40">
          <w:rPr>
            <w:noProof/>
            <w:webHidden/>
          </w:rPr>
          <w:tab/>
        </w:r>
        <w:r w:rsidR="00444312" w:rsidDel="000A2C40">
          <w:rPr>
            <w:noProof/>
            <w:webHidden/>
          </w:rPr>
          <w:delText>3</w:delText>
        </w:r>
      </w:del>
    </w:p>
    <w:p w14:paraId="58B637FA" w14:textId="16C377D1" w:rsidR="00F448A6" w:rsidDel="000A2C40" w:rsidRDefault="00F448A6">
      <w:pPr>
        <w:pStyle w:val="TOC2"/>
        <w:rPr>
          <w:del w:id="160" w:author="D H" w:date="2025-04-14T11:12:00Z" w16du:dateUtc="2025-04-14T03:12:00Z"/>
          <w:rFonts w:asciiTheme="minorHAnsi" w:eastAsiaTheme="minorEastAsia" w:hAnsiTheme="minorHAnsi" w:cstheme="minorBidi" w:hint="eastAsia"/>
          <w:noProof/>
          <w:szCs w:val="22"/>
        </w:rPr>
      </w:pPr>
      <w:del w:id="161" w:author="D H" w:date="2025-04-14T11:12:00Z" w16du:dateUtc="2025-04-14T03:12:00Z">
        <w:r w:rsidRPr="000A2C40" w:rsidDel="000A2C40">
          <w:rPr>
            <w:rPrChange w:id="162" w:author="D H" w:date="2025-04-14T11:12:00Z" w16du:dateUtc="2025-04-14T03:12:00Z">
              <w:rPr>
                <w:rStyle w:val="affffffa"/>
                <w:noProof/>
              </w:rPr>
            </w:rPrChange>
          </w:rPr>
          <w:delText>5</w:delText>
        </w:r>
        <w:r w:rsidRPr="000A2C40" w:rsidDel="000A2C40">
          <w:rPr>
            <w:rFonts w:hint="eastAsia"/>
            <w:rPrChange w:id="163" w:author="D H" w:date="2025-04-14T11:12:00Z" w16du:dateUtc="2025-04-14T03:12:00Z">
              <w:rPr>
                <w:rStyle w:val="affffffa"/>
                <w:rFonts w:hint="eastAsia"/>
                <w:noProof/>
              </w:rPr>
            </w:rPrChange>
          </w:rPr>
          <w:delText xml:space="preserve"> 测试方案要求及测试概念定义</w:delText>
        </w:r>
        <w:r w:rsidDel="000A2C40">
          <w:rPr>
            <w:noProof/>
            <w:webHidden/>
          </w:rPr>
          <w:tab/>
        </w:r>
        <w:r w:rsidR="00444312" w:rsidDel="000A2C40">
          <w:rPr>
            <w:noProof/>
            <w:webHidden/>
          </w:rPr>
          <w:delText>3</w:delText>
        </w:r>
      </w:del>
    </w:p>
    <w:p w14:paraId="618E661B" w14:textId="44CABA7E" w:rsidR="00F448A6" w:rsidDel="000A2C40" w:rsidRDefault="00F448A6">
      <w:pPr>
        <w:pStyle w:val="TOC2"/>
        <w:rPr>
          <w:del w:id="164" w:author="D H" w:date="2025-04-14T11:12:00Z" w16du:dateUtc="2025-04-14T03:12:00Z"/>
          <w:rFonts w:asciiTheme="minorHAnsi" w:eastAsiaTheme="minorEastAsia" w:hAnsiTheme="minorHAnsi" w:cstheme="minorBidi" w:hint="eastAsia"/>
          <w:noProof/>
          <w:szCs w:val="22"/>
        </w:rPr>
      </w:pPr>
      <w:del w:id="165" w:author="D H" w:date="2025-04-14T11:12:00Z" w16du:dateUtc="2025-04-14T03:12:00Z">
        <w:r w:rsidRPr="000A2C40" w:rsidDel="000A2C40">
          <w:rPr>
            <w:rPrChange w:id="166" w:author="D H" w:date="2025-04-14T11:12:00Z" w16du:dateUtc="2025-04-14T03:12:00Z">
              <w:rPr>
                <w:rStyle w:val="affffffa"/>
                <w:noProof/>
              </w:rPr>
            </w:rPrChange>
          </w:rPr>
          <w:delText>6</w:delText>
        </w:r>
        <w:r w:rsidRPr="000A2C40" w:rsidDel="000A2C40">
          <w:rPr>
            <w:rFonts w:hint="eastAsia"/>
            <w:rPrChange w:id="167" w:author="D H" w:date="2025-04-14T11:12:00Z" w16du:dateUtc="2025-04-14T03:12:00Z">
              <w:rPr>
                <w:rStyle w:val="affffffa"/>
                <w:rFonts w:hint="eastAsia"/>
                <w:noProof/>
              </w:rPr>
            </w:rPrChange>
          </w:rPr>
          <w:delText xml:space="preserve"> 测试仪表性能指标要求</w:delText>
        </w:r>
        <w:r w:rsidDel="000A2C40">
          <w:rPr>
            <w:noProof/>
            <w:webHidden/>
          </w:rPr>
          <w:tab/>
        </w:r>
        <w:r w:rsidR="00444312" w:rsidDel="000A2C40">
          <w:rPr>
            <w:noProof/>
            <w:webHidden/>
          </w:rPr>
          <w:delText>4</w:delText>
        </w:r>
      </w:del>
    </w:p>
    <w:p w14:paraId="2EF0166A" w14:textId="638D0844" w:rsidR="00F448A6" w:rsidDel="000A2C40" w:rsidRDefault="00F448A6">
      <w:pPr>
        <w:pStyle w:val="TOC2"/>
        <w:rPr>
          <w:del w:id="168" w:author="D H" w:date="2025-04-14T11:12:00Z" w16du:dateUtc="2025-04-14T03:12:00Z"/>
          <w:rFonts w:asciiTheme="minorHAnsi" w:eastAsiaTheme="minorEastAsia" w:hAnsiTheme="minorHAnsi" w:cstheme="minorBidi" w:hint="eastAsia"/>
          <w:noProof/>
          <w:szCs w:val="22"/>
        </w:rPr>
      </w:pPr>
      <w:del w:id="169" w:author="D H" w:date="2025-04-14T11:12:00Z" w16du:dateUtc="2025-04-14T03:12:00Z">
        <w:r w:rsidRPr="000A2C40" w:rsidDel="000A2C40">
          <w:rPr>
            <w:rPrChange w:id="170" w:author="D H" w:date="2025-04-14T11:12:00Z" w16du:dateUtc="2025-04-14T03:12:00Z">
              <w:rPr>
                <w:rStyle w:val="affffffa"/>
                <w:noProof/>
              </w:rPr>
            </w:rPrChange>
          </w:rPr>
          <w:delText>7</w:delText>
        </w:r>
        <w:r w:rsidRPr="000A2C40" w:rsidDel="000A2C40">
          <w:rPr>
            <w:rFonts w:hint="eastAsia"/>
            <w:rPrChange w:id="171" w:author="D H" w:date="2025-04-14T11:12:00Z" w16du:dateUtc="2025-04-14T03:12:00Z">
              <w:rPr>
                <w:rStyle w:val="affffffa"/>
                <w:rFonts w:hint="eastAsia"/>
                <w:noProof/>
              </w:rPr>
            </w:rPrChange>
          </w:rPr>
          <w:delText xml:space="preserve"> 各项评价指标的评价标准</w:delText>
        </w:r>
        <w:r w:rsidDel="000A2C40">
          <w:rPr>
            <w:noProof/>
            <w:webHidden/>
          </w:rPr>
          <w:tab/>
        </w:r>
        <w:r w:rsidR="00444312" w:rsidDel="000A2C40">
          <w:rPr>
            <w:noProof/>
            <w:webHidden/>
          </w:rPr>
          <w:delText>4</w:delText>
        </w:r>
      </w:del>
    </w:p>
    <w:p w14:paraId="4B98BCF8" w14:textId="1F8C7193" w:rsidR="00F448A6" w:rsidDel="000A2C40" w:rsidRDefault="00F448A6" w:rsidP="00F448A6">
      <w:pPr>
        <w:pStyle w:val="TOC3"/>
        <w:ind w:leftChars="100" w:left="420" w:hangingChars="100" w:hanging="210"/>
        <w:rPr>
          <w:del w:id="172" w:author="D H" w:date="2025-04-14T11:12:00Z" w16du:dateUtc="2025-04-14T03:12:00Z"/>
          <w:rFonts w:asciiTheme="minorHAnsi" w:eastAsiaTheme="minorEastAsia" w:hAnsiTheme="minorHAnsi" w:cstheme="minorBidi" w:hint="eastAsia"/>
          <w:noProof/>
          <w:szCs w:val="22"/>
        </w:rPr>
      </w:pPr>
      <w:del w:id="173" w:author="D H" w:date="2025-04-14T11:12:00Z" w16du:dateUtc="2025-04-14T03:12:00Z">
        <w:r w:rsidRPr="000A2C40" w:rsidDel="000A2C40">
          <w:rPr>
            <w:rPrChange w:id="174" w:author="D H" w:date="2025-04-14T11:12:00Z" w16du:dateUtc="2025-04-14T03:12:00Z">
              <w:rPr>
                <w:rStyle w:val="affffffa"/>
                <w:noProof/>
              </w:rPr>
            </w:rPrChange>
          </w:rPr>
          <w:delText>7.1</w:delText>
        </w:r>
        <w:r w:rsidRPr="000A2C40" w:rsidDel="000A2C40">
          <w:rPr>
            <w:rFonts w:hint="eastAsia"/>
            <w:rPrChange w:id="175" w:author="D H" w:date="2025-04-14T11:12:00Z" w16du:dateUtc="2025-04-14T03:12:00Z">
              <w:rPr>
                <w:rStyle w:val="affffffa"/>
                <w:rFonts w:hint="eastAsia"/>
                <w:noProof/>
              </w:rPr>
            </w:rPrChange>
          </w:rPr>
          <w:delText xml:space="preserve"> 各项评价指标定义的补充说明</w:delText>
        </w:r>
        <w:r w:rsidDel="000A2C40">
          <w:rPr>
            <w:noProof/>
            <w:webHidden/>
          </w:rPr>
          <w:tab/>
        </w:r>
        <w:r w:rsidR="00444312" w:rsidDel="000A2C40">
          <w:rPr>
            <w:noProof/>
            <w:webHidden/>
          </w:rPr>
          <w:delText>4</w:delText>
        </w:r>
      </w:del>
    </w:p>
    <w:p w14:paraId="029BB247" w14:textId="442AE977" w:rsidR="00F448A6" w:rsidDel="000A2C40" w:rsidRDefault="00F448A6" w:rsidP="00F448A6">
      <w:pPr>
        <w:pStyle w:val="TOC3"/>
        <w:ind w:leftChars="100" w:left="420" w:hangingChars="100" w:hanging="210"/>
        <w:rPr>
          <w:del w:id="176" w:author="D H" w:date="2025-04-14T11:12:00Z" w16du:dateUtc="2025-04-14T03:12:00Z"/>
          <w:rFonts w:asciiTheme="minorHAnsi" w:eastAsiaTheme="minorEastAsia" w:hAnsiTheme="minorHAnsi" w:cstheme="minorBidi" w:hint="eastAsia"/>
          <w:noProof/>
          <w:szCs w:val="22"/>
        </w:rPr>
      </w:pPr>
      <w:del w:id="177" w:author="D H" w:date="2025-04-14T11:12:00Z" w16du:dateUtc="2025-04-14T03:12:00Z">
        <w:r w:rsidRPr="000A2C40" w:rsidDel="000A2C40">
          <w:rPr>
            <w:rPrChange w:id="178" w:author="D H" w:date="2025-04-14T11:12:00Z" w16du:dateUtc="2025-04-14T03:12:00Z">
              <w:rPr>
                <w:rStyle w:val="affffffa"/>
                <w:noProof/>
              </w:rPr>
            </w:rPrChange>
          </w:rPr>
          <w:delText>7.2</w:delText>
        </w:r>
        <w:r w:rsidRPr="000A2C40" w:rsidDel="000A2C40">
          <w:rPr>
            <w:rFonts w:hint="eastAsia"/>
            <w:rPrChange w:id="179" w:author="D H" w:date="2025-04-14T11:12:00Z" w16du:dateUtc="2025-04-14T03:12:00Z">
              <w:rPr>
                <w:rStyle w:val="affffffa"/>
                <w:rFonts w:hint="eastAsia"/>
                <w:noProof/>
              </w:rPr>
            </w:rPrChange>
          </w:rPr>
          <w:delText xml:space="preserve"> 各项评价指标评价计算方法</w:delText>
        </w:r>
        <w:r w:rsidDel="000A2C40">
          <w:rPr>
            <w:noProof/>
            <w:webHidden/>
          </w:rPr>
          <w:tab/>
        </w:r>
        <w:r w:rsidR="00444312" w:rsidDel="000A2C40">
          <w:rPr>
            <w:noProof/>
            <w:webHidden/>
          </w:rPr>
          <w:delText>5</w:delText>
        </w:r>
      </w:del>
    </w:p>
    <w:p w14:paraId="3E69F19E" w14:textId="2439639F" w:rsidR="00F448A6" w:rsidDel="000A2C40" w:rsidRDefault="00F448A6">
      <w:pPr>
        <w:pStyle w:val="TOC2"/>
        <w:rPr>
          <w:del w:id="180" w:author="D H" w:date="2025-04-14T11:12:00Z" w16du:dateUtc="2025-04-14T03:12:00Z"/>
          <w:rFonts w:asciiTheme="minorHAnsi" w:eastAsiaTheme="minorEastAsia" w:hAnsiTheme="minorHAnsi" w:cstheme="minorBidi" w:hint="eastAsia"/>
          <w:noProof/>
          <w:szCs w:val="22"/>
        </w:rPr>
      </w:pPr>
      <w:del w:id="181" w:author="D H" w:date="2025-04-14T11:12:00Z" w16du:dateUtc="2025-04-14T03:12:00Z">
        <w:r w:rsidRPr="000A2C40" w:rsidDel="000A2C40">
          <w:rPr>
            <w:rPrChange w:id="182" w:author="D H" w:date="2025-04-14T11:12:00Z" w16du:dateUtc="2025-04-14T03:12:00Z">
              <w:rPr>
                <w:rStyle w:val="affffffa"/>
                <w:noProof/>
              </w:rPr>
            </w:rPrChange>
          </w:rPr>
          <w:delText>8</w:delText>
        </w:r>
        <w:r w:rsidRPr="000A2C40" w:rsidDel="000A2C40">
          <w:rPr>
            <w:rFonts w:hint="eastAsia"/>
            <w:rPrChange w:id="183" w:author="D H" w:date="2025-04-14T11:12:00Z" w16du:dateUtc="2025-04-14T03:12:00Z">
              <w:rPr>
                <w:rStyle w:val="affffffa"/>
                <w:rFonts w:hint="eastAsia"/>
                <w:noProof/>
              </w:rPr>
            </w:rPrChange>
          </w:rPr>
          <w:delText xml:space="preserve"> 各系统协议解码专用参数</w:delText>
        </w:r>
        <w:r w:rsidDel="000A2C40">
          <w:rPr>
            <w:noProof/>
            <w:webHidden/>
          </w:rPr>
          <w:tab/>
        </w:r>
        <w:r w:rsidR="00444312" w:rsidDel="000A2C40">
          <w:rPr>
            <w:noProof/>
            <w:webHidden/>
          </w:rPr>
          <w:delText>8</w:delText>
        </w:r>
      </w:del>
    </w:p>
    <w:p w14:paraId="01671B36" w14:textId="3FDA9258" w:rsidR="00F448A6" w:rsidDel="000A2C40" w:rsidRDefault="00F448A6">
      <w:pPr>
        <w:pStyle w:val="TOC2"/>
        <w:rPr>
          <w:del w:id="184" w:author="D H" w:date="2025-04-14T11:12:00Z" w16du:dateUtc="2025-04-14T03:12:00Z"/>
          <w:rFonts w:asciiTheme="minorHAnsi" w:eastAsiaTheme="minorEastAsia" w:hAnsiTheme="minorHAnsi" w:cstheme="minorBidi" w:hint="eastAsia"/>
          <w:noProof/>
          <w:szCs w:val="22"/>
        </w:rPr>
      </w:pPr>
      <w:del w:id="185" w:author="D H" w:date="2025-04-14T11:12:00Z" w16du:dateUtc="2025-04-14T03:12:00Z">
        <w:r w:rsidRPr="000A2C40" w:rsidDel="000A2C40">
          <w:rPr>
            <w:rPrChange w:id="186" w:author="D H" w:date="2025-04-14T11:12:00Z" w16du:dateUtc="2025-04-14T03:12:00Z">
              <w:rPr>
                <w:rStyle w:val="affffffa"/>
                <w:noProof/>
              </w:rPr>
            </w:rPrChange>
          </w:rPr>
          <w:delText>9</w:delText>
        </w:r>
        <w:r w:rsidRPr="000A2C40" w:rsidDel="000A2C40">
          <w:rPr>
            <w:rFonts w:hint="eastAsia"/>
            <w:rPrChange w:id="187" w:author="D H" w:date="2025-04-14T11:12:00Z" w16du:dateUtc="2025-04-14T03:12:00Z">
              <w:rPr>
                <w:rStyle w:val="affffffa"/>
                <w:rFonts w:hint="eastAsia"/>
                <w:noProof/>
              </w:rPr>
            </w:rPrChange>
          </w:rPr>
          <w:delText xml:space="preserve"> 公众移动通信使用率评价报告通用要求</w:delText>
        </w:r>
        <w:r w:rsidDel="000A2C40">
          <w:rPr>
            <w:noProof/>
            <w:webHidden/>
          </w:rPr>
          <w:tab/>
        </w:r>
        <w:r w:rsidR="00444312" w:rsidDel="000A2C40">
          <w:rPr>
            <w:noProof/>
            <w:webHidden/>
          </w:rPr>
          <w:delText>9</w:delText>
        </w:r>
      </w:del>
    </w:p>
    <w:p w14:paraId="6B8B8DCD" w14:textId="012AF57B" w:rsidR="00F448A6" w:rsidRPr="00F448A6" w:rsidDel="000A2C40" w:rsidRDefault="00F448A6" w:rsidP="00F448A6">
      <w:pPr>
        <w:pStyle w:val="TOC2"/>
        <w:rPr>
          <w:del w:id="188" w:author="D H" w:date="2025-04-14T11:12:00Z" w16du:dateUtc="2025-04-14T03:12:00Z"/>
          <w:rStyle w:val="affffffa"/>
          <w:noProof/>
        </w:rPr>
      </w:pPr>
      <w:del w:id="189" w:author="D H" w:date="2025-04-14T11:12:00Z" w16du:dateUtc="2025-04-14T03:12:00Z">
        <w:r w:rsidRPr="000A2C40" w:rsidDel="000A2C40">
          <w:rPr>
            <w:rFonts w:hint="eastAsia"/>
            <w:rPrChange w:id="190" w:author="D H" w:date="2025-04-14T11:12:00Z" w16du:dateUtc="2025-04-14T03:12:00Z">
              <w:rPr>
                <w:rStyle w:val="affffffa"/>
                <w:rFonts w:hint="eastAsia"/>
                <w:noProof/>
              </w:rPr>
            </w:rPrChange>
          </w:rPr>
          <w:delText>参考文献</w:delText>
        </w:r>
        <w:r w:rsidRPr="000A2C40" w:rsidDel="000A2C40">
          <w:rPr>
            <w:webHidden/>
            <w:rPrChange w:id="191" w:author="D H" w:date="2025-04-14T11:12:00Z" w16du:dateUtc="2025-04-14T03:12:00Z">
              <w:rPr>
                <w:rStyle w:val="affffffa"/>
                <w:noProof/>
                <w:webHidden/>
              </w:rPr>
            </w:rPrChange>
          </w:rPr>
          <w:tab/>
        </w:r>
        <w:r w:rsidR="00444312" w:rsidRPr="000A2C40" w:rsidDel="000A2C40">
          <w:rPr>
            <w:webHidden/>
            <w:rPrChange w:id="192" w:author="D H" w:date="2025-04-14T11:12:00Z" w16du:dateUtc="2025-04-14T03:12:00Z">
              <w:rPr>
                <w:rStyle w:val="affffffa"/>
                <w:noProof/>
                <w:webHidden/>
              </w:rPr>
            </w:rPrChange>
          </w:rPr>
          <w:delText>10</w:delText>
        </w:r>
      </w:del>
    </w:p>
    <w:p w14:paraId="35CCBDBB" w14:textId="77777777" w:rsidR="007810CD" w:rsidRDefault="00F77F8C">
      <w:pPr>
        <w:pStyle w:val="TOC1"/>
        <w:spacing w:before="78" w:after="78"/>
        <w:rPr>
          <w:rFonts w:asciiTheme="minorHAnsi" w:eastAsiaTheme="minorEastAsia" w:hAnsiTheme="minorHAnsi" w:cstheme="minorBidi" w:hint="eastAsia"/>
          <w:szCs w:val="22"/>
        </w:rPr>
      </w:pPr>
      <w:r>
        <w:fldChar w:fldCharType="end"/>
      </w:r>
      <w:r>
        <w:rPr>
          <w:rFonts w:asciiTheme="minorHAnsi" w:eastAsiaTheme="minorEastAsia" w:hAnsiTheme="minorHAnsi" w:cstheme="minorBidi"/>
          <w:szCs w:val="22"/>
        </w:rPr>
        <w:t xml:space="preserve"> </w:t>
      </w:r>
    </w:p>
    <w:p w14:paraId="0A977059" w14:textId="77777777" w:rsidR="007810CD" w:rsidRPr="00C503C0" w:rsidRDefault="007810CD"/>
    <w:p w14:paraId="6EBDCFC2" w14:textId="669A70F8" w:rsidR="007810CD" w:rsidRDefault="00466966" w:rsidP="00466966">
      <w:pPr>
        <w:pStyle w:val="afffffffff3"/>
        <w:tabs>
          <w:tab w:val="center" w:pos="4677"/>
          <w:tab w:val="right" w:pos="9354"/>
        </w:tabs>
        <w:jc w:val="left"/>
      </w:pPr>
      <w:bookmarkStart w:id="193" w:name="_Toc342290785"/>
      <w:r>
        <w:lastRenderedPageBreak/>
        <w:tab/>
      </w:r>
      <w:bookmarkStart w:id="194" w:name="_Toc195521542"/>
      <w:r w:rsidR="00F77F8C">
        <w:rPr>
          <w:rFonts w:hint="eastAsia"/>
        </w:rPr>
        <w:t>前</w:t>
      </w:r>
      <w:bookmarkStart w:id="195" w:name="BKQY"/>
      <w:r w:rsidR="00BE38BB">
        <w:rPr>
          <w:rFonts w:hAnsi="Cambria Math" w:cs="Cambria Math" w:hint="eastAsia"/>
        </w:rPr>
        <w:t xml:space="preserve">    </w:t>
      </w:r>
      <w:r w:rsidR="00F77F8C">
        <w:rPr>
          <w:rFonts w:hint="eastAsia"/>
        </w:rPr>
        <w:t>言</w:t>
      </w:r>
      <w:bookmarkEnd w:id="10"/>
      <w:bookmarkEnd w:id="193"/>
      <w:bookmarkEnd w:id="194"/>
      <w:bookmarkEnd w:id="195"/>
      <w:r>
        <w:tab/>
      </w:r>
    </w:p>
    <w:p w14:paraId="45AD5954" w14:textId="3335F4CC" w:rsidR="007810CD" w:rsidRDefault="00DD7129">
      <w:pPr>
        <w:pStyle w:val="afffffc"/>
      </w:pPr>
      <w:r w:rsidRPr="00DD7129">
        <w:rPr>
          <w:rFonts w:hint="eastAsia"/>
        </w:rPr>
        <w:t>本文件按照GB/T 1.1—2020《标准化工作导则  第1部分：标准化文件的结构和起草规则》的规定起草。</w:t>
      </w:r>
    </w:p>
    <w:p w14:paraId="3A82AA71" w14:textId="2B88A716" w:rsidR="00AB2BA4" w:rsidRDefault="00AB2BA4">
      <w:pPr>
        <w:pStyle w:val="afffffc"/>
      </w:pPr>
      <w:r w:rsidRPr="00AB2BA4">
        <w:rPr>
          <w:rFonts w:hint="eastAsia"/>
        </w:rPr>
        <w:t>请注意本文件的某些内容可能涉及专利。本文件的发布机构不承担识别专利的责任。</w:t>
      </w:r>
    </w:p>
    <w:p w14:paraId="3E906A42" w14:textId="7CB157CF" w:rsidR="00346FF9" w:rsidRDefault="00F77F8C">
      <w:pPr>
        <w:pStyle w:val="afffffc"/>
      </w:pPr>
      <w:r>
        <w:rPr>
          <w:rFonts w:hint="eastAsia"/>
        </w:rPr>
        <w:t>本</w:t>
      </w:r>
      <w:r w:rsidR="00DD7129">
        <w:rPr>
          <w:rFonts w:ascii="Times New Roman"/>
        </w:rPr>
        <w:t>文件</w:t>
      </w:r>
      <w:r>
        <w:rPr>
          <w:rFonts w:hint="eastAsia"/>
        </w:rPr>
        <w:t>由</w:t>
      </w:r>
      <w:r w:rsidR="00346FF9">
        <w:rPr>
          <w:rFonts w:hint="eastAsia"/>
        </w:rPr>
        <w:t>工业和信息化部提出。</w:t>
      </w:r>
    </w:p>
    <w:p w14:paraId="2648B360" w14:textId="0FEA84E8" w:rsidR="007810CD" w:rsidRDefault="00346FF9">
      <w:pPr>
        <w:pStyle w:val="afffffc"/>
      </w:pPr>
      <w:r>
        <w:rPr>
          <w:rFonts w:hint="eastAsia"/>
        </w:rPr>
        <w:t>本</w:t>
      </w:r>
      <w:r>
        <w:rPr>
          <w:rFonts w:ascii="Times New Roman"/>
        </w:rPr>
        <w:t>文件</w:t>
      </w:r>
      <w:r>
        <w:rPr>
          <w:rFonts w:hint="eastAsia"/>
        </w:rPr>
        <w:t>由</w:t>
      </w:r>
      <w:r w:rsidR="00F77F8C">
        <w:rPr>
          <w:rFonts w:hint="eastAsia"/>
        </w:rPr>
        <w:t>全国通信标准化技术委员会（SAC/TC485）</w:t>
      </w:r>
      <w:r w:rsidR="00F77F8C">
        <w:t>归口</w:t>
      </w:r>
      <w:r w:rsidR="00F77F8C">
        <w:rPr>
          <w:rFonts w:hint="eastAsia"/>
        </w:rPr>
        <w:t>。</w:t>
      </w:r>
    </w:p>
    <w:p w14:paraId="4E1624C5" w14:textId="4D74C3C0" w:rsidR="007810CD" w:rsidRDefault="00F77F8C">
      <w:pPr>
        <w:pStyle w:val="afffffc"/>
      </w:pPr>
      <w:r>
        <w:rPr>
          <w:rFonts w:hint="eastAsia"/>
        </w:rPr>
        <w:t>本</w:t>
      </w:r>
      <w:r w:rsidR="00DD7129">
        <w:rPr>
          <w:rFonts w:ascii="Times New Roman"/>
        </w:rPr>
        <w:t>文件</w:t>
      </w:r>
      <w:r>
        <w:rPr>
          <w:rFonts w:hint="eastAsia"/>
        </w:rPr>
        <w:t>起草单位：国家无线电监测中心、</w:t>
      </w:r>
      <w:r>
        <w:rPr>
          <w:rFonts w:hAnsi="宋体" w:hint="eastAsia"/>
          <w:szCs w:val="21"/>
        </w:rPr>
        <w:t>国家无线电监测中心检测中心</w:t>
      </w:r>
      <w:r w:rsidR="003464CB" w:rsidRPr="003464CB">
        <w:rPr>
          <w:rFonts w:hAnsi="宋体" w:hint="eastAsia"/>
          <w:szCs w:val="21"/>
        </w:rPr>
        <w:t>、</w:t>
      </w:r>
      <w:r w:rsidR="00E45FFD">
        <w:rPr>
          <w:rFonts w:hAnsi="宋体" w:hint="eastAsia"/>
          <w:szCs w:val="21"/>
        </w:rPr>
        <w:t>北京邮电大学、</w:t>
      </w:r>
      <w:r w:rsidR="003464CB" w:rsidRPr="003464CB">
        <w:rPr>
          <w:rFonts w:hAnsi="宋体" w:hint="eastAsia"/>
          <w:szCs w:val="21"/>
        </w:rPr>
        <w:t>中国联合网络通信集团有限公司、中国电信集团有限公司、中国移动通信集团有限公司</w:t>
      </w:r>
      <w:r w:rsidR="00442BD5">
        <w:rPr>
          <w:rFonts w:hAnsi="宋体" w:hint="eastAsia"/>
          <w:szCs w:val="21"/>
        </w:rPr>
        <w:t>、</w:t>
      </w:r>
      <w:r w:rsidR="00442BD5" w:rsidRPr="00355233">
        <w:rPr>
          <w:rFonts w:hAnsi="宋体" w:hint="eastAsia"/>
          <w:szCs w:val="21"/>
        </w:rPr>
        <w:t>中国信息通信研究院</w:t>
      </w:r>
      <w:r>
        <w:rPr>
          <w:rFonts w:hAnsi="宋体" w:hint="eastAsia"/>
          <w:szCs w:val="21"/>
        </w:rPr>
        <w:t>。</w:t>
      </w:r>
    </w:p>
    <w:p w14:paraId="428D6A90" w14:textId="29B21F68" w:rsidR="007810CD" w:rsidRDefault="00F77F8C">
      <w:pPr>
        <w:pStyle w:val="afffffc"/>
      </w:pPr>
      <w:r>
        <w:rPr>
          <w:rFonts w:hint="eastAsia"/>
        </w:rPr>
        <w:t>本</w:t>
      </w:r>
      <w:r w:rsidR="00DD7129">
        <w:rPr>
          <w:rFonts w:ascii="Times New Roman"/>
        </w:rPr>
        <w:t>文件</w:t>
      </w:r>
      <w:r>
        <w:rPr>
          <w:rFonts w:hint="eastAsia"/>
        </w:rPr>
        <w:t>主要起</w:t>
      </w:r>
      <w:r w:rsidRPr="00B75E78">
        <w:rPr>
          <w:rFonts w:hAnsi="宋体" w:hint="eastAsia"/>
          <w:szCs w:val="21"/>
        </w:rPr>
        <w:t>草人：</w:t>
      </w:r>
      <w:bookmarkStart w:id="196" w:name="_Hlk148971803"/>
      <w:r w:rsidR="00C65E83" w:rsidRPr="006B592B">
        <w:rPr>
          <w:rFonts w:hAnsi="宋体" w:hint="eastAsia"/>
          <w:szCs w:val="21"/>
        </w:rPr>
        <w:t>宋柯平、</w:t>
      </w:r>
      <w:r w:rsidR="00570534" w:rsidRPr="006B592B">
        <w:rPr>
          <w:rFonts w:hAnsi="宋体" w:hint="eastAsia"/>
          <w:szCs w:val="21"/>
        </w:rPr>
        <w:t>黄赛、</w:t>
      </w:r>
      <w:r w:rsidR="00365CCE" w:rsidRPr="006B592B">
        <w:rPr>
          <w:rFonts w:hAnsi="宋体" w:hint="eastAsia"/>
          <w:szCs w:val="21"/>
        </w:rPr>
        <w:t>曾昱祺、</w:t>
      </w:r>
      <w:r w:rsidRPr="006B592B">
        <w:rPr>
          <w:rFonts w:hAnsi="宋体" w:hint="eastAsia"/>
          <w:szCs w:val="21"/>
        </w:rPr>
        <w:t>王坦、</w:t>
      </w:r>
      <w:r w:rsidR="00BC2279" w:rsidRPr="006B592B">
        <w:rPr>
          <w:rFonts w:hAnsi="宋体" w:hint="eastAsia"/>
          <w:szCs w:val="21"/>
        </w:rPr>
        <w:t>钱肇钧、</w:t>
      </w:r>
      <w:r w:rsidRPr="00B75E78">
        <w:rPr>
          <w:rFonts w:hAnsi="宋体" w:hint="eastAsia"/>
          <w:szCs w:val="21"/>
        </w:rPr>
        <w:t>冯志勇、</w:t>
      </w:r>
      <w:r w:rsidR="00040BC5" w:rsidRPr="00B75E78">
        <w:rPr>
          <w:rFonts w:hAnsi="宋体" w:hint="eastAsia"/>
          <w:szCs w:val="21"/>
        </w:rPr>
        <w:t>陈明劼、</w:t>
      </w:r>
      <w:r w:rsidR="00AB0273" w:rsidRPr="00B75E78">
        <w:rPr>
          <w:rFonts w:hAnsi="宋体" w:hint="eastAsia"/>
          <w:szCs w:val="21"/>
        </w:rPr>
        <w:t>李一鸣、</w:t>
      </w:r>
      <w:r w:rsidR="00C65E83" w:rsidRPr="00B75E78">
        <w:rPr>
          <w:rFonts w:hAnsi="宋体" w:hint="eastAsia"/>
          <w:szCs w:val="21"/>
        </w:rPr>
        <w:t>张小飞、</w:t>
      </w:r>
      <w:r w:rsidR="009739FA" w:rsidRPr="00B75E78">
        <w:rPr>
          <w:rFonts w:hAnsi="宋体" w:hint="eastAsia"/>
          <w:szCs w:val="21"/>
        </w:rPr>
        <w:t>李芃芃</w:t>
      </w:r>
      <w:r w:rsidR="007A637C" w:rsidRPr="00B75E78">
        <w:rPr>
          <w:rFonts w:hAnsi="宋体" w:hint="eastAsia"/>
          <w:szCs w:val="21"/>
        </w:rPr>
        <w:t>、</w:t>
      </w:r>
      <w:r w:rsidRPr="00B75E78">
        <w:rPr>
          <w:rFonts w:hAnsi="宋体" w:hint="eastAsia"/>
          <w:szCs w:val="21"/>
        </w:rPr>
        <w:t>赵栓来、刘琪、</w:t>
      </w:r>
      <w:r w:rsidR="00355233" w:rsidRPr="00355233">
        <w:rPr>
          <w:rFonts w:hAnsi="宋体" w:hint="eastAsia"/>
          <w:szCs w:val="21"/>
        </w:rPr>
        <w:t>付有奇</w:t>
      </w:r>
      <w:r w:rsidR="00355233">
        <w:rPr>
          <w:rFonts w:hAnsi="宋体" w:hint="eastAsia"/>
          <w:szCs w:val="21"/>
        </w:rPr>
        <w:t>、</w:t>
      </w:r>
      <w:r w:rsidR="00C65E83" w:rsidRPr="00B75E78">
        <w:rPr>
          <w:rFonts w:hAnsi="宋体" w:hint="eastAsia"/>
          <w:szCs w:val="21"/>
        </w:rPr>
        <w:t>刘斌、</w:t>
      </w:r>
      <w:r w:rsidRPr="00B75E78">
        <w:rPr>
          <w:rFonts w:hAnsi="宋体" w:hint="eastAsia"/>
          <w:szCs w:val="21"/>
        </w:rPr>
        <w:t>李英华、崔晓曼</w:t>
      </w:r>
      <w:r w:rsidR="00C65E83" w:rsidRPr="00B75E78">
        <w:rPr>
          <w:rFonts w:hAnsi="宋体" w:hint="eastAsia"/>
          <w:szCs w:val="21"/>
        </w:rPr>
        <w:t>、周瑶、王婷婷、</w:t>
      </w:r>
      <w:r w:rsidR="000B2A23" w:rsidRPr="00B75E78">
        <w:rPr>
          <w:rFonts w:hAnsi="宋体" w:hint="eastAsia"/>
          <w:szCs w:val="21"/>
        </w:rPr>
        <w:t>胡建</w:t>
      </w:r>
      <w:r w:rsidR="00FB533C" w:rsidRPr="00B75E78">
        <w:rPr>
          <w:rFonts w:hAnsi="宋体" w:hint="eastAsia"/>
          <w:szCs w:val="21"/>
        </w:rPr>
        <w:t>、</w:t>
      </w:r>
      <w:r w:rsidR="00C65E83" w:rsidRPr="00B75E78">
        <w:rPr>
          <w:rFonts w:hAnsi="宋体" w:hint="eastAsia"/>
          <w:szCs w:val="21"/>
        </w:rPr>
        <w:t>刘蕾、</w:t>
      </w:r>
      <w:r w:rsidR="009D26C3" w:rsidRPr="00B75E78">
        <w:rPr>
          <w:rFonts w:hAnsi="宋体" w:hint="eastAsia"/>
          <w:szCs w:val="21"/>
        </w:rPr>
        <w:t>刘娜、李欣、王宝聪、张炎炎</w:t>
      </w:r>
      <w:r w:rsidRPr="00B75E78">
        <w:rPr>
          <w:rFonts w:hAnsi="宋体" w:hint="eastAsia"/>
          <w:szCs w:val="21"/>
        </w:rPr>
        <w:t>。</w:t>
      </w:r>
      <w:bookmarkEnd w:id="196"/>
    </w:p>
    <w:p w14:paraId="463DFDB7" w14:textId="77777777" w:rsidR="007810CD" w:rsidRDefault="007810CD">
      <w:pPr>
        <w:pStyle w:val="afffffc"/>
      </w:pPr>
    </w:p>
    <w:p w14:paraId="08505D6A" w14:textId="77777777" w:rsidR="00F25D4C" w:rsidRPr="009D26C3" w:rsidRDefault="00F25D4C" w:rsidP="00F448A6">
      <w:pPr>
        <w:pStyle w:val="afffffc"/>
        <w:ind w:firstLineChars="0" w:firstLine="0"/>
        <w:sectPr w:rsidR="00F25D4C" w:rsidRPr="009D26C3" w:rsidSect="007D4AEE">
          <w:headerReference w:type="even" r:id="rId14"/>
          <w:headerReference w:type="default" r:id="rId15"/>
          <w:footerReference w:type="even" r:id="rId16"/>
          <w:footerReference w:type="default" r:id="rId17"/>
          <w:pgSz w:w="11906" w:h="16838" w:code="9"/>
          <w:pgMar w:top="567" w:right="1134" w:bottom="1134" w:left="1418" w:header="1418" w:footer="1134" w:gutter="0"/>
          <w:pgNumType w:fmt="upperRoman" w:start="1"/>
          <w:cols w:space="425"/>
          <w:formProt w:val="0"/>
          <w:docGrid w:type="lines" w:linePitch="312"/>
        </w:sectPr>
      </w:pPr>
    </w:p>
    <w:p w14:paraId="073ABC8D" w14:textId="08D278B2" w:rsidR="007810CD" w:rsidRDefault="00AB0273" w:rsidP="00F448A6">
      <w:pPr>
        <w:pStyle w:val="afffffff0"/>
        <w:outlineLvl w:val="9"/>
      </w:pPr>
      <w:r w:rsidRPr="00AB0273">
        <w:rPr>
          <w:rFonts w:hint="eastAsia"/>
        </w:rPr>
        <w:lastRenderedPageBreak/>
        <w:t>无线电频率使用率评价方法 公众移动通信系统</w:t>
      </w:r>
    </w:p>
    <w:p w14:paraId="1CA1EC4C" w14:textId="474F2EF4" w:rsidR="00C65E83" w:rsidRPr="00C65E83" w:rsidRDefault="00F77F8C" w:rsidP="004D1460">
      <w:pPr>
        <w:pStyle w:val="a5"/>
        <w:ind w:left="0"/>
        <w:outlineLvl w:val="0"/>
      </w:pPr>
      <w:bookmarkStart w:id="215" w:name="_Toc342290786"/>
      <w:bookmarkStart w:id="216" w:name="_Toc341805807"/>
      <w:bookmarkStart w:id="217" w:name="_Toc195521543"/>
      <w:r>
        <w:rPr>
          <w:rFonts w:hint="eastAsia"/>
        </w:rPr>
        <w:t>范围</w:t>
      </w:r>
      <w:bookmarkEnd w:id="215"/>
      <w:bookmarkEnd w:id="216"/>
      <w:bookmarkEnd w:id="217"/>
    </w:p>
    <w:p w14:paraId="0476B3C6" w14:textId="1D0FEFBA" w:rsidR="00DD7129" w:rsidRDefault="00F77F8C">
      <w:pPr>
        <w:pStyle w:val="afffffc"/>
      </w:pPr>
      <w:r>
        <w:rPr>
          <w:rFonts w:hint="eastAsia"/>
        </w:rPr>
        <w:t>本</w:t>
      </w:r>
      <w:r w:rsidR="00DD7129">
        <w:rPr>
          <w:rFonts w:ascii="Times New Roman"/>
        </w:rPr>
        <w:t>文件</w:t>
      </w:r>
      <w:r w:rsidR="002B0A97">
        <w:rPr>
          <w:rFonts w:hint="eastAsia"/>
        </w:rPr>
        <w:t>确立</w:t>
      </w:r>
      <w:r>
        <w:rPr>
          <w:rFonts w:hint="eastAsia"/>
        </w:rPr>
        <w:t>了开展公众移动通信</w:t>
      </w:r>
      <w:ins w:id="218" w:author="a63088" w:date="2025-04-15T11:12:00Z" w16du:dateUtc="2025-04-15T03:12:00Z">
        <w:r w:rsidR="00FB7135">
          <w:rPr>
            <w:rFonts w:hint="eastAsia"/>
          </w:rPr>
          <w:t xml:space="preserve">2G </w:t>
        </w:r>
      </w:ins>
      <w:r>
        <w:rPr>
          <w:rFonts w:hint="eastAsia"/>
        </w:rPr>
        <w:t>GSM、</w:t>
      </w:r>
      <w:ins w:id="219" w:author="a63088" w:date="2025-04-15T11:12:00Z" w16du:dateUtc="2025-04-15T03:12:00Z">
        <w:r w:rsidR="00FB7135">
          <w:rPr>
            <w:rFonts w:hint="eastAsia"/>
          </w:rPr>
          <w:t xml:space="preserve">3G </w:t>
        </w:r>
      </w:ins>
      <w:r>
        <w:rPr>
          <w:rFonts w:hint="eastAsia"/>
        </w:rPr>
        <w:t>WCDMA/TD-SCDMA/CDMA、</w:t>
      </w:r>
      <w:ins w:id="220" w:author="a63088" w:date="2025-04-15T11:12:00Z" w16du:dateUtc="2025-04-15T03:12:00Z">
        <w:r w:rsidR="00FB7135">
          <w:rPr>
            <w:rFonts w:hint="eastAsia"/>
          </w:rPr>
          <w:t xml:space="preserve">4G </w:t>
        </w:r>
      </w:ins>
      <w:r>
        <w:t>TD-LTE</w:t>
      </w:r>
      <w:del w:id="221" w:author="a63088" w:date="2025-04-14T14:32:00Z" w16du:dateUtc="2025-04-14T06:32:00Z">
        <w:r w:rsidR="00D75A02" w:rsidDel="00FE24D4">
          <w:rPr>
            <w:rFonts w:hint="eastAsia"/>
          </w:rPr>
          <w:delText>、</w:delText>
        </w:r>
      </w:del>
      <w:ins w:id="222" w:author="a63088" w:date="2025-04-14T14:32:00Z" w16du:dateUtc="2025-04-14T06:32:00Z">
        <w:r w:rsidR="00FE24D4">
          <w:rPr>
            <w:rFonts w:hint="eastAsia"/>
          </w:rPr>
          <w:t>/</w:t>
        </w:r>
      </w:ins>
      <w:r>
        <w:rPr>
          <w:rFonts w:hint="eastAsia"/>
        </w:rPr>
        <w:t>LTE</w:t>
      </w:r>
      <w:r>
        <w:t xml:space="preserve"> FDD</w:t>
      </w:r>
      <w:r w:rsidR="00D75A02">
        <w:rPr>
          <w:rFonts w:hint="eastAsia"/>
        </w:rPr>
        <w:t>和5G</w:t>
      </w:r>
      <w:r w:rsidR="00A73B28">
        <w:rPr>
          <w:rFonts w:hint="eastAsia"/>
        </w:rPr>
        <w:t>系统的</w:t>
      </w:r>
      <w:r>
        <w:rPr>
          <w:rFonts w:hint="eastAsia"/>
        </w:rPr>
        <w:t>频率使用率评价工作中</w:t>
      </w:r>
      <w:r w:rsidR="00C65E83">
        <w:rPr>
          <w:rFonts w:hint="eastAsia"/>
        </w:rPr>
        <w:t>指标定义、要素和评价原则，</w:t>
      </w:r>
      <w:r w:rsidR="002B0A97">
        <w:rPr>
          <w:rFonts w:hint="eastAsia"/>
        </w:rPr>
        <w:t>规定了</w:t>
      </w:r>
      <w:r>
        <w:rPr>
          <w:rFonts w:hint="eastAsia"/>
        </w:rPr>
        <w:t>测试方案要求、测试仪表性能指标要求以及评价方法和评价标准，规定了频段占用度、区域覆盖率和用户承载率等各项评价要素的评价标准</w:t>
      </w:r>
      <w:r w:rsidR="002B0A97">
        <w:rPr>
          <w:rFonts w:hint="eastAsia"/>
        </w:rPr>
        <w:t>和</w:t>
      </w:r>
      <w:r>
        <w:rPr>
          <w:rFonts w:hint="eastAsia"/>
        </w:rPr>
        <w:t>计算方法。</w:t>
      </w:r>
    </w:p>
    <w:p w14:paraId="476380C3" w14:textId="245B527C" w:rsidR="007810CD" w:rsidRDefault="00DD7129">
      <w:pPr>
        <w:pStyle w:val="afffffc"/>
      </w:pPr>
      <w:r>
        <w:rPr>
          <w:rFonts w:hint="eastAsia"/>
        </w:rPr>
        <w:t>本</w:t>
      </w:r>
      <w:r>
        <w:rPr>
          <w:rFonts w:ascii="Times New Roman"/>
        </w:rPr>
        <w:t>文件</w:t>
      </w:r>
      <w:r>
        <w:rPr>
          <w:rFonts w:hint="eastAsia"/>
        </w:rPr>
        <w:t>适用于公众移动通信</w:t>
      </w:r>
      <w:del w:id="223" w:author="a63088" w:date="2025-04-15T11:14:00Z" w16du:dateUtc="2025-04-15T03:14:00Z">
        <w:r w:rsidDel="00FB7135">
          <w:rPr>
            <w:rFonts w:hint="eastAsia"/>
          </w:rPr>
          <w:delText>系统</w:delText>
        </w:r>
      </w:del>
      <w:r>
        <w:rPr>
          <w:rFonts w:hint="eastAsia"/>
        </w:rPr>
        <w:t>中</w:t>
      </w:r>
      <w:ins w:id="224" w:author="a63088" w:date="2025-04-15T11:13:00Z" w16du:dateUtc="2025-04-15T03:13:00Z">
        <w:r w:rsidR="00FB7135">
          <w:rPr>
            <w:rFonts w:hint="eastAsia"/>
          </w:rPr>
          <w:t>2G GSM、3G WCDMA/TD-SCDMA/CDMA、</w:t>
        </w:r>
        <w:bookmarkStart w:id="225" w:name="_Hlk195608162"/>
        <w:r w:rsidR="00FB7135">
          <w:rPr>
            <w:rFonts w:hint="eastAsia"/>
          </w:rPr>
          <w:t xml:space="preserve">4G </w:t>
        </w:r>
        <w:r w:rsidR="00FB7135">
          <w:t>TD-LTE</w:t>
        </w:r>
        <w:r w:rsidR="00FB7135">
          <w:rPr>
            <w:rFonts w:hint="eastAsia"/>
          </w:rPr>
          <w:t>/LTE</w:t>
        </w:r>
        <w:r w:rsidR="00FB7135">
          <w:t xml:space="preserve"> FDD</w:t>
        </w:r>
        <w:bookmarkEnd w:id="225"/>
        <w:r w:rsidR="00FB7135">
          <w:rPr>
            <w:rFonts w:hint="eastAsia"/>
          </w:rPr>
          <w:t>和5G</w:t>
        </w:r>
      </w:ins>
      <w:ins w:id="226" w:author="a63088" w:date="2025-04-15T11:14:00Z" w16du:dateUtc="2025-04-15T03:14:00Z">
        <w:r w:rsidR="00FB7135">
          <w:rPr>
            <w:rFonts w:hint="eastAsia"/>
          </w:rPr>
          <w:t>系统</w:t>
        </w:r>
      </w:ins>
      <w:del w:id="227" w:author="a63088" w:date="2025-04-15T11:13:00Z" w16du:dateUtc="2025-04-15T03:13:00Z">
        <w:r w:rsidDel="00FB7135">
          <w:rPr>
            <w:rFonts w:hint="eastAsia"/>
          </w:rPr>
          <w:delText>GSM、WCDMA/TD-SCDMA/CDMA、</w:delText>
        </w:r>
        <w:r w:rsidDel="00FB7135">
          <w:delText>TD-LTE</w:delText>
        </w:r>
        <w:r w:rsidDel="00FB7135">
          <w:rPr>
            <w:rFonts w:hint="eastAsia"/>
          </w:rPr>
          <w:delText>和LTE</w:delText>
        </w:r>
        <w:r w:rsidDel="00FB7135">
          <w:delText xml:space="preserve"> FDD</w:delText>
        </w:r>
      </w:del>
      <w:r>
        <w:rPr>
          <w:rFonts w:hint="eastAsia"/>
        </w:rPr>
        <w:t>频率使用率评价。</w:t>
      </w:r>
      <w:r w:rsidR="00614E52">
        <w:rPr>
          <w:rFonts w:hint="eastAsia"/>
        </w:rPr>
        <w:t>也可用于</w:t>
      </w:r>
      <w:r>
        <w:rPr>
          <w:rFonts w:hint="eastAsia"/>
        </w:rPr>
        <w:t>基于上述协议技术的专用通信系统的无线电频率使用率评价与测试。</w:t>
      </w:r>
    </w:p>
    <w:p w14:paraId="1BBDECE1" w14:textId="19AA9AC7" w:rsidR="00DD7129" w:rsidRDefault="00F77F8C" w:rsidP="005D5A4D">
      <w:pPr>
        <w:pStyle w:val="a5"/>
        <w:ind w:left="0"/>
        <w:outlineLvl w:val="0"/>
        <w:rPr>
          <w:rFonts w:hAnsi="宋体" w:hint="eastAsia"/>
        </w:rPr>
      </w:pPr>
      <w:bookmarkStart w:id="228" w:name="_Toc341805808"/>
      <w:bookmarkStart w:id="229" w:name="_Toc342290787"/>
      <w:bookmarkStart w:id="230" w:name="_Toc195521544"/>
      <w:r>
        <w:rPr>
          <w:rFonts w:hint="eastAsia"/>
        </w:rPr>
        <w:t>规范性引用文件</w:t>
      </w:r>
      <w:bookmarkEnd w:id="228"/>
      <w:bookmarkEnd w:id="229"/>
      <w:bookmarkEnd w:id="230"/>
    </w:p>
    <w:p w14:paraId="454B060E" w14:textId="02B979E1" w:rsidR="005D5A4D" w:rsidRPr="005D5A4D" w:rsidRDefault="005D5A4D" w:rsidP="005D5A4D">
      <w:pPr>
        <w:pStyle w:val="afffffc"/>
      </w:pPr>
      <w:r>
        <w:rPr>
          <w:rFonts w:hint="eastAsia"/>
        </w:rPr>
        <w:t>本文件没有规范性引用文件。</w:t>
      </w:r>
    </w:p>
    <w:p w14:paraId="366A0719" w14:textId="761CFE44" w:rsidR="007810CD" w:rsidRDefault="00F77F8C" w:rsidP="00113A61">
      <w:pPr>
        <w:pStyle w:val="a5"/>
        <w:ind w:left="0"/>
        <w:outlineLvl w:val="0"/>
      </w:pPr>
      <w:bookmarkStart w:id="231" w:name="_Toc128884487"/>
      <w:bookmarkStart w:id="232" w:name="_Toc33338935"/>
      <w:bookmarkStart w:id="233" w:name="_Toc17770062"/>
      <w:bookmarkStart w:id="234" w:name="_Toc23819242"/>
      <w:bookmarkStart w:id="235" w:name="_Toc20540210"/>
      <w:bookmarkStart w:id="236" w:name="_Toc338415721"/>
      <w:bookmarkStart w:id="237" w:name="_Toc275509279"/>
      <w:bookmarkStart w:id="238" w:name="_Toc264457097"/>
      <w:bookmarkStart w:id="239" w:name="_Toc26252813"/>
      <w:bookmarkStart w:id="240" w:name="_Toc275510286"/>
      <w:bookmarkStart w:id="241" w:name="_Toc308530857"/>
      <w:bookmarkStart w:id="242" w:name="_Toc308528147"/>
      <w:bookmarkStart w:id="243" w:name="_Toc276739862"/>
      <w:bookmarkStart w:id="244" w:name="_Toc276740114"/>
      <w:bookmarkStart w:id="245" w:name="_Toc308530084"/>
      <w:bookmarkStart w:id="246" w:name="_Toc276119893"/>
      <w:bookmarkStart w:id="247" w:name="_Toc275509583"/>
      <w:bookmarkStart w:id="248" w:name="_Toc276739615"/>
      <w:bookmarkStart w:id="249" w:name="_Toc337631211"/>
      <w:bookmarkStart w:id="250" w:name="_Toc308527887"/>
      <w:bookmarkStart w:id="251" w:name="_Toc17614647"/>
      <w:bookmarkStart w:id="252" w:name="_Toc283981989"/>
      <w:bookmarkStart w:id="253" w:name="_Toc283910743"/>
      <w:bookmarkStart w:id="254" w:name="_Toc41719741"/>
      <w:bookmarkStart w:id="255" w:name="_Toc283975279"/>
      <w:bookmarkStart w:id="256" w:name="_Toc332955139"/>
      <w:bookmarkStart w:id="257" w:name="_Toc341805809"/>
      <w:bookmarkStart w:id="258" w:name="_Toc342290788"/>
      <w:bookmarkStart w:id="259" w:name="_Toc195521545"/>
      <w:bookmarkEnd w:id="231"/>
      <w:r>
        <w:rPr>
          <w:rFonts w:hint="eastAsia"/>
        </w:rPr>
        <w:t>术语、定义</w:t>
      </w:r>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r>
        <w:rPr>
          <w:rFonts w:hint="eastAsia"/>
        </w:rPr>
        <w:t>和缩略语</w:t>
      </w:r>
      <w:bookmarkStart w:id="260" w:name="_Toc15980268"/>
      <w:bookmarkStart w:id="261" w:name="_Toc19724036"/>
      <w:bookmarkStart w:id="262" w:name="_Toc15980465"/>
      <w:bookmarkStart w:id="263" w:name="_Toc19721030"/>
      <w:bookmarkStart w:id="264" w:name="SectionMark4"/>
      <w:bookmarkEnd w:id="259"/>
      <w:bookmarkEnd w:id="260"/>
      <w:bookmarkEnd w:id="261"/>
      <w:bookmarkEnd w:id="262"/>
      <w:bookmarkEnd w:id="263"/>
    </w:p>
    <w:p w14:paraId="12D39634" w14:textId="18317975" w:rsidR="00113A61" w:rsidRPr="00113A61" w:rsidRDefault="00113A61" w:rsidP="00655830">
      <w:pPr>
        <w:pStyle w:val="a6"/>
        <w:outlineLvl w:val="1"/>
      </w:pPr>
      <w:bookmarkStart w:id="265" w:name="_Toc195521546"/>
      <w:r w:rsidRPr="00113A61">
        <w:rPr>
          <w:rFonts w:hint="eastAsia"/>
        </w:rPr>
        <w:t>术语和定义</w:t>
      </w:r>
      <w:bookmarkEnd w:id="265"/>
    </w:p>
    <w:p w14:paraId="3F891E06" w14:textId="04EC9AF4" w:rsidR="00DD7129" w:rsidRPr="00F3412E" w:rsidRDefault="00F3412E" w:rsidP="00F448A6">
      <w:pPr>
        <w:pStyle w:val="afffffc"/>
        <w:rPr>
          <w:rFonts w:hAnsi="宋体" w:hint="eastAsia"/>
        </w:rPr>
      </w:pPr>
      <w:r w:rsidRPr="00F3412E">
        <w:rPr>
          <w:rFonts w:hAnsi="宋体" w:hint="eastAsia"/>
          <w:szCs w:val="21"/>
        </w:rPr>
        <w:t>下列术语和定义适用于本文件。</w:t>
      </w:r>
    </w:p>
    <w:p w14:paraId="620CC25C" w14:textId="77777777" w:rsidR="00DD7129" w:rsidRPr="00DD7129" w:rsidRDefault="00DD7129" w:rsidP="007D17B3">
      <w:pPr>
        <w:pStyle w:val="afffffffffffe"/>
        <w:widowControl/>
        <w:numPr>
          <w:ilvl w:val="0"/>
          <w:numId w:val="20"/>
        </w:numPr>
        <w:shd w:val="clear" w:color="FFFFFF" w:fill="FFFFFF"/>
        <w:spacing w:before="540" w:after="600"/>
        <w:ind w:firstLineChars="0"/>
        <w:jc w:val="center"/>
        <w:outlineLvl w:val="0"/>
        <w:rPr>
          <w:rFonts w:ascii="黑体" w:eastAsia="黑体"/>
          <w:vanish/>
          <w:kern w:val="0"/>
          <w:sz w:val="32"/>
        </w:rPr>
      </w:pPr>
    </w:p>
    <w:p w14:paraId="4F397AB6" w14:textId="77777777" w:rsidR="00DD7129" w:rsidRPr="00DD7129" w:rsidRDefault="00DD7129" w:rsidP="007D17B3">
      <w:pPr>
        <w:pStyle w:val="afffffffffffe"/>
        <w:widowControl/>
        <w:numPr>
          <w:ilvl w:val="1"/>
          <w:numId w:val="20"/>
        </w:numPr>
        <w:spacing w:beforeLines="100" w:before="312" w:afterLines="100" w:after="312"/>
        <w:ind w:firstLineChars="0"/>
        <w:outlineLvl w:val="0"/>
        <w:rPr>
          <w:rFonts w:ascii="黑体" w:eastAsia="黑体"/>
          <w:vanish/>
          <w:kern w:val="0"/>
        </w:rPr>
      </w:pPr>
      <w:bookmarkStart w:id="266" w:name="_Toc166076951"/>
      <w:bookmarkStart w:id="267" w:name="_Toc166318236"/>
      <w:bookmarkStart w:id="268" w:name="_Toc166318272"/>
      <w:bookmarkStart w:id="269" w:name="_Toc166318305"/>
      <w:bookmarkStart w:id="270" w:name="_Toc166318338"/>
      <w:bookmarkStart w:id="271" w:name="_Toc166318369"/>
      <w:bookmarkStart w:id="272" w:name="_Toc166318446"/>
      <w:bookmarkStart w:id="273" w:name="_Toc195521547"/>
      <w:bookmarkEnd w:id="266"/>
      <w:bookmarkEnd w:id="267"/>
      <w:bookmarkEnd w:id="268"/>
      <w:bookmarkEnd w:id="269"/>
      <w:bookmarkEnd w:id="270"/>
      <w:bookmarkEnd w:id="271"/>
      <w:bookmarkEnd w:id="272"/>
      <w:bookmarkEnd w:id="273"/>
    </w:p>
    <w:p w14:paraId="17B6C87D" w14:textId="77777777" w:rsidR="00DD7129" w:rsidRPr="00DD7129" w:rsidRDefault="00DD7129" w:rsidP="007D17B3">
      <w:pPr>
        <w:pStyle w:val="afffffffffffe"/>
        <w:widowControl/>
        <w:numPr>
          <w:ilvl w:val="1"/>
          <w:numId w:val="20"/>
        </w:numPr>
        <w:spacing w:beforeLines="100" w:before="312" w:afterLines="100" w:after="312"/>
        <w:ind w:firstLineChars="0"/>
        <w:outlineLvl w:val="0"/>
        <w:rPr>
          <w:rFonts w:ascii="黑体" w:eastAsia="黑体"/>
          <w:vanish/>
          <w:kern w:val="0"/>
        </w:rPr>
      </w:pPr>
      <w:bookmarkStart w:id="274" w:name="_Toc166076952"/>
      <w:bookmarkStart w:id="275" w:name="_Toc166318237"/>
      <w:bookmarkStart w:id="276" w:name="_Toc166318273"/>
      <w:bookmarkStart w:id="277" w:name="_Toc166318306"/>
      <w:bookmarkStart w:id="278" w:name="_Toc166318339"/>
      <w:bookmarkStart w:id="279" w:name="_Toc166318370"/>
      <w:bookmarkStart w:id="280" w:name="_Toc166318447"/>
      <w:bookmarkStart w:id="281" w:name="_Toc195521548"/>
      <w:bookmarkEnd w:id="274"/>
      <w:bookmarkEnd w:id="275"/>
      <w:bookmarkEnd w:id="276"/>
      <w:bookmarkEnd w:id="277"/>
      <w:bookmarkEnd w:id="278"/>
      <w:bookmarkEnd w:id="279"/>
      <w:bookmarkEnd w:id="280"/>
      <w:bookmarkEnd w:id="281"/>
    </w:p>
    <w:p w14:paraId="6846D211" w14:textId="77777777" w:rsidR="00DD7129" w:rsidRPr="00DD7129" w:rsidRDefault="00DD7129" w:rsidP="007D17B3">
      <w:pPr>
        <w:pStyle w:val="afffffffffffe"/>
        <w:widowControl/>
        <w:numPr>
          <w:ilvl w:val="1"/>
          <w:numId w:val="20"/>
        </w:numPr>
        <w:spacing w:beforeLines="100" w:before="312" w:afterLines="100" w:after="312"/>
        <w:ind w:firstLineChars="0"/>
        <w:outlineLvl w:val="0"/>
        <w:rPr>
          <w:rFonts w:ascii="黑体" w:eastAsia="黑体"/>
          <w:vanish/>
          <w:kern w:val="0"/>
        </w:rPr>
      </w:pPr>
      <w:bookmarkStart w:id="282" w:name="_Toc166076953"/>
      <w:bookmarkStart w:id="283" w:name="_Toc166318238"/>
      <w:bookmarkStart w:id="284" w:name="_Toc166318274"/>
      <w:bookmarkStart w:id="285" w:name="_Toc166318307"/>
      <w:bookmarkStart w:id="286" w:name="_Toc166318340"/>
      <w:bookmarkStart w:id="287" w:name="_Toc166318371"/>
      <w:bookmarkStart w:id="288" w:name="_Toc166318448"/>
      <w:bookmarkStart w:id="289" w:name="_Toc195521549"/>
      <w:bookmarkEnd w:id="282"/>
      <w:bookmarkEnd w:id="283"/>
      <w:bookmarkEnd w:id="284"/>
      <w:bookmarkEnd w:id="285"/>
      <w:bookmarkEnd w:id="286"/>
      <w:bookmarkEnd w:id="287"/>
      <w:bookmarkEnd w:id="288"/>
      <w:bookmarkEnd w:id="289"/>
    </w:p>
    <w:p w14:paraId="45180DF4" w14:textId="77777777" w:rsidR="00DD7129" w:rsidRPr="00DD7129" w:rsidRDefault="00DD7129" w:rsidP="007D17B3">
      <w:pPr>
        <w:pStyle w:val="afffffffffffe"/>
        <w:widowControl/>
        <w:numPr>
          <w:ilvl w:val="2"/>
          <w:numId w:val="20"/>
        </w:numPr>
        <w:spacing w:beforeLines="50" w:before="156" w:afterLines="50" w:after="156"/>
        <w:ind w:firstLineChars="0"/>
        <w:outlineLvl w:val="1"/>
        <w:rPr>
          <w:rFonts w:ascii="黑体" w:eastAsia="黑体"/>
          <w:vanish/>
          <w:kern w:val="0"/>
        </w:rPr>
      </w:pPr>
      <w:bookmarkStart w:id="290" w:name="_Toc166076954"/>
      <w:bookmarkStart w:id="291" w:name="_Toc166318372"/>
      <w:bookmarkStart w:id="292" w:name="_Toc166318449"/>
      <w:bookmarkStart w:id="293" w:name="_Toc195521550"/>
      <w:bookmarkEnd w:id="290"/>
      <w:bookmarkEnd w:id="291"/>
      <w:bookmarkEnd w:id="292"/>
      <w:bookmarkEnd w:id="293"/>
    </w:p>
    <w:p w14:paraId="0C3326F1" w14:textId="3D0D4237" w:rsidR="00DD7129" w:rsidRPr="00113A61" w:rsidRDefault="00DD7129" w:rsidP="00655830">
      <w:pPr>
        <w:pStyle w:val="a7"/>
        <w:spacing w:before="156" w:after="156"/>
        <w:ind w:left="0"/>
        <w:outlineLvl w:val="9"/>
      </w:pPr>
      <w:bookmarkStart w:id="294" w:name="_Toc166076955"/>
      <w:bookmarkEnd w:id="294"/>
    </w:p>
    <w:p w14:paraId="025F5161" w14:textId="53EAE9AF" w:rsidR="00C65E83" w:rsidRDefault="00C65E83" w:rsidP="00C65E83">
      <w:pPr>
        <w:pStyle w:val="afffffc"/>
        <w:rPr>
          <w:rFonts w:ascii="黑体" w:eastAsia="黑体" w:hAnsi="黑体" w:hint="eastAsia"/>
          <w:szCs w:val="21"/>
        </w:rPr>
      </w:pPr>
      <w:r>
        <w:rPr>
          <w:rFonts w:ascii="黑体" w:eastAsia="黑体" w:hAnsi="黑体" w:hint="eastAsia"/>
          <w:szCs w:val="21"/>
        </w:rPr>
        <w:t>无线电频率使用率评价 radio spectrum utilization efficiency evaluation</w:t>
      </w:r>
    </w:p>
    <w:p w14:paraId="57D30BE4" w14:textId="54DA98FD" w:rsidR="00C65E83" w:rsidDel="000A2C40" w:rsidRDefault="00C65E83" w:rsidP="00F3412E">
      <w:pPr>
        <w:pStyle w:val="afffffc"/>
        <w:rPr>
          <w:del w:id="295" w:author="D H" w:date="2025-04-14T11:12:00Z" w16du:dateUtc="2025-04-14T03:12:00Z"/>
          <w:rFonts w:hAnsi="宋体" w:hint="eastAsia"/>
          <w:szCs w:val="21"/>
        </w:rPr>
      </w:pPr>
      <w:r>
        <w:rPr>
          <w:rFonts w:hAnsi="宋体" w:hint="eastAsia"/>
          <w:szCs w:val="21"/>
        </w:rPr>
        <w:t>为促进无线电频率的有效利用，在国家无线电管理机构和省、自治区、直辖市无线电管理机构作出无线电频率使用许可时，开展的核查管理工</w:t>
      </w:r>
      <w:bookmarkStart w:id="296" w:name="_Toc166076956"/>
      <w:bookmarkEnd w:id="296"/>
      <w:r>
        <w:rPr>
          <w:rFonts w:hAnsi="宋体" w:hint="eastAsia"/>
          <w:szCs w:val="21"/>
        </w:rPr>
        <w:t>作。</w:t>
      </w:r>
    </w:p>
    <w:p w14:paraId="1324C709" w14:textId="40B2011C" w:rsidR="00113A61" w:rsidRPr="00113A61" w:rsidRDefault="00113A61">
      <w:pPr>
        <w:pStyle w:val="afffffc"/>
        <w:pPrChange w:id="297" w:author="D H" w:date="2025-04-14T11:12:00Z" w16du:dateUtc="2025-04-14T03:12:00Z">
          <w:pPr>
            <w:pStyle w:val="a7"/>
            <w:numPr>
              <w:ilvl w:val="0"/>
              <w:numId w:val="0"/>
            </w:numPr>
            <w:spacing w:before="156" w:after="156"/>
            <w:ind w:left="0"/>
            <w:outlineLvl w:val="9"/>
          </w:pPr>
        </w:pPrChange>
      </w:pPr>
    </w:p>
    <w:p w14:paraId="4D0D6149" w14:textId="07E173CE" w:rsidR="00113A61" w:rsidRPr="00113A61" w:rsidRDefault="00113A61" w:rsidP="00655830">
      <w:pPr>
        <w:pStyle w:val="a7"/>
        <w:spacing w:before="156" w:after="156"/>
        <w:ind w:left="0"/>
        <w:outlineLvl w:val="9"/>
      </w:pPr>
    </w:p>
    <w:p w14:paraId="1C9F0AD3" w14:textId="77777777" w:rsidR="007810CD" w:rsidRDefault="00F77F8C">
      <w:pPr>
        <w:pStyle w:val="afffffc"/>
        <w:ind w:firstLineChars="0" w:firstLine="0"/>
        <w:rPr>
          <w:rFonts w:ascii="黑体" w:eastAsia="黑体" w:hAnsi="黑体" w:hint="eastAsia"/>
        </w:rPr>
      </w:pPr>
      <w:bookmarkStart w:id="298" w:name="_Toc166076957"/>
      <w:bookmarkEnd w:id="298"/>
      <w:r>
        <w:rPr>
          <w:rFonts w:ascii="黑体" w:eastAsia="黑体" w:hAnsi="黑体"/>
        </w:rPr>
        <w:t xml:space="preserve">    </w:t>
      </w:r>
      <w:r>
        <w:rPr>
          <w:rFonts w:ascii="黑体" w:eastAsia="黑体" w:hAnsi="黑体" w:hint="eastAsia"/>
        </w:rPr>
        <w:t>频段占用度 frequency bands occupancy</w:t>
      </w:r>
    </w:p>
    <w:p w14:paraId="673C6BCC" w14:textId="12D90668" w:rsidR="007810CD" w:rsidRDefault="00F77F8C">
      <w:pPr>
        <w:pStyle w:val="afffffc"/>
        <w:rPr>
          <w:rFonts w:hAnsi="宋体" w:hint="eastAsia"/>
        </w:rPr>
      </w:pPr>
      <w:r>
        <w:rPr>
          <w:rFonts w:hAnsi="宋体" w:hint="eastAsia"/>
        </w:rPr>
        <w:t>实际使用频率范围与行政许可批准的使用频率范围之比。</w:t>
      </w:r>
    </w:p>
    <w:p w14:paraId="1B045ED8" w14:textId="6F245723" w:rsidR="00113A61" w:rsidRPr="00113A61" w:rsidRDefault="00113A61" w:rsidP="00655830">
      <w:pPr>
        <w:pStyle w:val="a7"/>
        <w:spacing w:before="156" w:after="156"/>
        <w:ind w:left="0"/>
        <w:outlineLvl w:val="9"/>
      </w:pPr>
    </w:p>
    <w:p w14:paraId="6CBAC1C1" w14:textId="77777777" w:rsidR="007810CD" w:rsidRDefault="00F77F8C">
      <w:pPr>
        <w:pStyle w:val="afffffc"/>
        <w:rPr>
          <w:rFonts w:ascii="黑体" w:eastAsia="黑体" w:hAnsi="黑体" w:hint="eastAsia"/>
        </w:rPr>
      </w:pPr>
      <w:bookmarkStart w:id="299" w:name="_Toc166076958"/>
      <w:bookmarkEnd w:id="299"/>
      <w:r>
        <w:rPr>
          <w:rFonts w:ascii="黑体" w:eastAsia="黑体" w:hAnsi="黑体" w:hint="eastAsia"/>
        </w:rPr>
        <w:t xml:space="preserve">区域覆盖率 </w:t>
      </w:r>
      <w:r>
        <w:rPr>
          <w:rFonts w:ascii="黑体" w:eastAsia="黑体" w:hAnsi="黑体"/>
        </w:rPr>
        <w:t>geographic area coverage rate</w:t>
      </w:r>
    </w:p>
    <w:p w14:paraId="57938A65" w14:textId="1B674AA2" w:rsidR="007810CD" w:rsidRDefault="00F77F8C">
      <w:pPr>
        <w:pStyle w:val="afffffc"/>
        <w:rPr>
          <w:rFonts w:hAnsi="宋体" w:hint="eastAsia"/>
        </w:rPr>
      </w:pPr>
      <w:r>
        <w:rPr>
          <w:rFonts w:hAnsi="宋体" w:hint="eastAsia"/>
        </w:rPr>
        <w:t>取得许可的频率开展无线电业务的实际使用地域（以平方千米为单位）与行政许可批准的频率使用地域的面积之比。</w:t>
      </w:r>
    </w:p>
    <w:p w14:paraId="5F9E8495" w14:textId="602FC77C" w:rsidR="00113A61" w:rsidRPr="00113A61" w:rsidRDefault="00113A61" w:rsidP="00655830">
      <w:pPr>
        <w:pStyle w:val="a7"/>
        <w:spacing w:before="156" w:after="156"/>
        <w:ind w:left="0"/>
        <w:outlineLvl w:val="9"/>
      </w:pPr>
    </w:p>
    <w:p w14:paraId="43FC7B98" w14:textId="3B088D70" w:rsidR="007810CD" w:rsidRDefault="00F77F8C">
      <w:pPr>
        <w:pStyle w:val="afffffc"/>
        <w:rPr>
          <w:rFonts w:ascii="黑体" w:eastAsia="黑体" w:hAnsi="黑体" w:hint="eastAsia"/>
        </w:rPr>
      </w:pPr>
      <w:bookmarkStart w:id="300" w:name="_Toc166076959"/>
      <w:bookmarkEnd w:id="300"/>
      <w:r>
        <w:rPr>
          <w:rFonts w:ascii="黑体" w:eastAsia="黑体" w:hAnsi="黑体" w:hint="eastAsia"/>
        </w:rPr>
        <w:t>用户承载率 user</w:t>
      </w:r>
      <w:r>
        <w:rPr>
          <w:rFonts w:ascii="黑体" w:eastAsia="黑体" w:hAnsi="黑体"/>
        </w:rPr>
        <w:t xml:space="preserve"> </w:t>
      </w:r>
      <w:r>
        <w:rPr>
          <w:rFonts w:ascii="黑体" w:eastAsia="黑体" w:hAnsi="黑体" w:hint="eastAsia"/>
        </w:rPr>
        <w:t>load rate</w:t>
      </w:r>
    </w:p>
    <w:p w14:paraId="4B0C827D" w14:textId="382EBCB4" w:rsidR="007810CD" w:rsidRDefault="003A0B4C">
      <w:pPr>
        <w:pStyle w:val="afffffc"/>
        <w:rPr>
          <w:rFonts w:hAnsi="宋体" w:hint="eastAsia"/>
          <w:szCs w:val="21"/>
        </w:rPr>
      </w:pPr>
      <w:r w:rsidRPr="003A0B4C">
        <w:rPr>
          <w:rFonts w:hAnsi="宋体"/>
          <w:szCs w:val="21"/>
        </w:rPr>
        <w:t>利用取得许可的频率开展无线电业务实际承载的用户数量与经专家评估论证应能承载的用户数量之比</w:t>
      </w:r>
      <w:r w:rsidR="00F77F8C">
        <w:rPr>
          <w:rFonts w:hAnsi="宋体" w:hint="eastAsia"/>
          <w:szCs w:val="21"/>
        </w:rPr>
        <w:t>。</w:t>
      </w:r>
    </w:p>
    <w:p w14:paraId="49F10D53" w14:textId="7935825D" w:rsidR="00113A61" w:rsidRPr="00113A61" w:rsidRDefault="00113A61" w:rsidP="00655830">
      <w:pPr>
        <w:pStyle w:val="a7"/>
        <w:spacing w:before="156" w:after="156"/>
        <w:ind w:left="0"/>
        <w:outlineLvl w:val="9"/>
      </w:pPr>
      <w:bookmarkStart w:id="301" w:name="_Toc166076960"/>
      <w:bookmarkStart w:id="302" w:name="_Toc166076961"/>
      <w:bookmarkStart w:id="303" w:name="_Toc166076962"/>
      <w:bookmarkStart w:id="304" w:name="_Toc166076963"/>
      <w:bookmarkStart w:id="305" w:name="_Toc166076964"/>
      <w:bookmarkStart w:id="306" w:name="_Toc166076965"/>
      <w:bookmarkEnd w:id="301"/>
      <w:bookmarkEnd w:id="302"/>
      <w:bookmarkEnd w:id="303"/>
      <w:bookmarkEnd w:id="304"/>
      <w:bookmarkEnd w:id="305"/>
      <w:bookmarkEnd w:id="306"/>
    </w:p>
    <w:p w14:paraId="334B16ED" w14:textId="77777777" w:rsidR="007810CD" w:rsidRDefault="00F77F8C">
      <w:pPr>
        <w:ind w:firstLine="420"/>
        <w:rPr>
          <w:rFonts w:ascii="黑体" w:eastAsia="黑体" w:hAnsi="黑体" w:cs="宋体" w:hint="eastAsia"/>
          <w:color w:val="000000" w:themeColor="text1"/>
          <w:kern w:val="0"/>
          <w:szCs w:val="21"/>
        </w:rPr>
      </w:pPr>
      <w:bookmarkStart w:id="307" w:name="_Toc166076966"/>
      <w:bookmarkEnd w:id="307"/>
      <w:r>
        <w:rPr>
          <w:rFonts w:ascii="黑体" w:eastAsia="黑体" w:hAnsi="黑体" w:cs="宋体" w:hint="eastAsia"/>
          <w:color w:val="000000" w:themeColor="text1"/>
          <w:kern w:val="0"/>
          <w:szCs w:val="21"/>
        </w:rPr>
        <w:t>小区频点</w:t>
      </w:r>
      <w:r>
        <w:rPr>
          <w:rFonts w:ascii="黑体" w:eastAsia="黑体" w:hAnsi="黑体" w:cs="宋体"/>
          <w:color w:val="000000" w:themeColor="text1"/>
          <w:kern w:val="0"/>
          <w:szCs w:val="21"/>
        </w:rPr>
        <w:t xml:space="preserve"> cell frequency point</w:t>
      </w:r>
    </w:p>
    <w:p w14:paraId="46EB6D12" w14:textId="276CB3F7" w:rsidR="007810CD" w:rsidRDefault="00F77F8C">
      <w:pPr>
        <w:ind w:firstLine="420"/>
        <w:rPr>
          <w:rFonts w:ascii="宋体" w:hAnsi="宋体" w:cs="宋体" w:hint="eastAsia"/>
          <w:color w:val="000000" w:themeColor="text1"/>
          <w:kern w:val="0"/>
          <w:szCs w:val="21"/>
        </w:rPr>
      </w:pPr>
      <w:r>
        <w:rPr>
          <w:rFonts w:ascii="宋体" w:hAnsi="宋体" w:cs="宋体" w:hint="eastAsia"/>
          <w:color w:val="000000" w:themeColor="text1"/>
          <w:kern w:val="0"/>
          <w:szCs w:val="21"/>
        </w:rPr>
        <w:t>小区使用的无线频段的中心频点值。</w:t>
      </w:r>
    </w:p>
    <w:p w14:paraId="50C4163E" w14:textId="08CA2ED3" w:rsidR="007810CD" w:rsidRDefault="00F77F8C" w:rsidP="00655830">
      <w:pPr>
        <w:pStyle w:val="a6"/>
        <w:outlineLvl w:val="1"/>
      </w:pPr>
      <w:bookmarkStart w:id="308" w:name="_Toc20476788"/>
      <w:bookmarkStart w:id="309" w:name="_Toc20477218"/>
      <w:bookmarkStart w:id="310" w:name="_Toc195521551"/>
      <w:r>
        <w:rPr>
          <w:rFonts w:hint="eastAsia"/>
        </w:rPr>
        <w:t>缩略语</w:t>
      </w:r>
      <w:bookmarkEnd w:id="308"/>
      <w:bookmarkEnd w:id="309"/>
      <w:bookmarkEnd w:id="310"/>
    </w:p>
    <w:p w14:paraId="0D96260A" w14:textId="77777777" w:rsidR="007810CD" w:rsidRDefault="00F77F8C" w:rsidP="00AF7672">
      <w:pPr>
        <w:pStyle w:val="afffffc"/>
      </w:pPr>
      <w:r>
        <w:t>下列缩略语适用于本文件</w:t>
      </w:r>
      <w:r>
        <w:rPr>
          <w:rFonts w:hint="eastAsia"/>
        </w:rPr>
        <w:t>。</w:t>
      </w:r>
    </w:p>
    <w:p w14:paraId="62566B44" w14:textId="5534E215" w:rsidR="00C24B18" w:rsidRDefault="00C24B18" w:rsidP="001B13FE">
      <w:pPr>
        <w:pStyle w:val="afffffc"/>
      </w:pPr>
      <w:r>
        <w:rPr>
          <w:rFonts w:hint="eastAsia"/>
        </w:rPr>
        <w:t>CDMA：</w:t>
      </w:r>
      <w:r w:rsidR="00A87AF0" w:rsidRPr="00A87AF0">
        <w:rPr>
          <w:rFonts w:hint="eastAsia"/>
        </w:rPr>
        <w:t>码分多址</w:t>
      </w:r>
      <w:r w:rsidR="0024698D">
        <w:rPr>
          <w:rFonts w:hint="eastAsia"/>
        </w:rPr>
        <w:t>(</w:t>
      </w:r>
      <w:r w:rsidR="0024698D" w:rsidRPr="0024698D">
        <w:t>Code Division Multiple Access</w:t>
      </w:r>
      <w:r w:rsidR="0024698D">
        <w:rPr>
          <w:rFonts w:hint="eastAsia"/>
        </w:rPr>
        <w:t>)</w:t>
      </w:r>
    </w:p>
    <w:p w14:paraId="032017ED" w14:textId="77777777" w:rsidR="008920E8" w:rsidRPr="000B7243" w:rsidRDefault="00F77F8C" w:rsidP="00DD7129">
      <w:pPr>
        <w:pStyle w:val="afffffc"/>
        <w:ind w:firstLineChars="0"/>
        <w:rPr>
          <w:rFonts w:hAnsi="宋体" w:hint="eastAsia"/>
        </w:rPr>
      </w:pPr>
      <w:r w:rsidRPr="000B7243">
        <w:rPr>
          <w:rFonts w:hAnsi="宋体"/>
          <w:szCs w:val="21"/>
        </w:rPr>
        <w:t>Cell ID</w:t>
      </w:r>
      <w:r w:rsidRPr="000B7243">
        <w:rPr>
          <w:rFonts w:hAnsi="宋体" w:hint="eastAsia"/>
        </w:rPr>
        <w:t>：</w:t>
      </w:r>
      <w:r w:rsidRPr="00DC7EED">
        <w:rPr>
          <w:rFonts w:hAnsi="宋体" w:cs="宋体" w:hint="eastAsia"/>
        </w:rPr>
        <w:t>小区标识号</w:t>
      </w:r>
      <w:r w:rsidR="00407DD0" w:rsidRPr="00DC7EED">
        <w:rPr>
          <w:rFonts w:hAnsi="宋体" w:cs="宋体" w:hint="eastAsia"/>
        </w:rPr>
        <w:t xml:space="preserve"> (</w:t>
      </w:r>
      <w:r w:rsidRPr="000B7243">
        <w:rPr>
          <w:rFonts w:hAnsi="宋体"/>
          <w:szCs w:val="21"/>
        </w:rPr>
        <w:t>Cell</w:t>
      </w:r>
      <w:r w:rsidR="00A84628" w:rsidRPr="000B7243">
        <w:rPr>
          <w:rFonts w:hAnsi="宋体"/>
          <w:szCs w:val="21"/>
        </w:rPr>
        <w:t xml:space="preserve"> </w:t>
      </w:r>
      <w:r w:rsidRPr="000B7243">
        <w:rPr>
          <w:rFonts w:hAnsi="宋体"/>
          <w:szCs w:val="21"/>
        </w:rPr>
        <w:t>Identity</w:t>
      </w:r>
      <w:r w:rsidR="00407DD0" w:rsidRPr="000B7243">
        <w:rPr>
          <w:rFonts w:hAnsi="宋体"/>
        </w:rPr>
        <w:t>)</w:t>
      </w:r>
    </w:p>
    <w:p w14:paraId="67F17589" w14:textId="3EEE4D29" w:rsidR="007810CD" w:rsidRPr="00DC7EED" w:rsidRDefault="00F77F8C" w:rsidP="00DD7129">
      <w:pPr>
        <w:pStyle w:val="afffffc"/>
        <w:ind w:firstLineChars="0"/>
        <w:rPr>
          <w:rFonts w:hAnsi="宋体" w:hint="eastAsia"/>
          <w:szCs w:val="21"/>
        </w:rPr>
      </w:pPr>
      <w:r w:rsidRPr="000B7243">
        <w:rPr>
          <w:rFonts w:hAnsi="宋体"/>
          <w:szCs w:val="21"/>
        </w:rPr>
        <w:t>EARFCN</w:t>
      </w:r>
      <w:r w:rsidRPr="000B7243">
        <w:rPr>
          <w:rFonts w:hAnsi="宋体" w:hint="eastAsia"/>
          <w:szCs w:val="21"/>
        </w:rPr>
        <w:t>：</w:t>
      </w:r>
      <w:r w:rsidRPr="00DC7EED">
        <w:rPr>
          <w:rFonts w:hAnsi="宋体" w:hint="eastAsia"/>
          <w:szCs w:val="21"/>
        </w:rPr>
        <w:t>演进通用地面无线接入绝对射频频道号</w:t>
      </w:r>
      <w:r w:rsidR="00407DD0" w:rsidRPr="00DC7EED">
        <w:rPr>
          <w:rFonts w:hAnsi="宋体" w:hint="eastAsia"/>
          <w:szCs w:val="21"/>
        </w:rPr>
        <w:t xml:space="preserve"> (</w:t>
      </w:r>
      <w:r w:rsidRPr="000B7243">
        <w:rPr>
          <w:rFonts w:hAnsi="宋体"/>
          <w:szCs w:val="21"/>
        </w:rPr>
        <w:t>Evolved Universal Terrestrial Radio Access</w:t>
      </w:r>
      <w:r w:rsidR="008920E8" w:rsidRPr="000B7243">
        <w:rPr>
          <w:rFonts w:hAnsi="宋体"/>
          <w:szCs w:val="21"/>
        </w:rPr>
        <w:t xml:space="preserve"> </w:t>
      </w:r>
      <w:r w:rsidRPr="000B7243">
        <w:rPr>
          <w:rFonts w:hAnsi="宋体"/>
          <w:szCs w:val="21"/>
        </w:rPr>
        <w:t>Absolute Radio Frequency Channel Number</w:t>
      </w:r>
      <w:r w:rsidR="00407DD0" w:rsidRPr="000B7243">
        <w:rPr>
          <w:rFonts w:hAnsi="宋体"/>
          <w:lang w:bidi="en-US"/>
        </w:rPr>
        <w:t>)</w:t>
      </w:r>
    </w:p>
    <w:p w14:paraId="3536E95A" w14:textId="16BF8B64" w:rsidR="007810CD" w:rsidRDefault="00F77F8C" w:rsidP="00DD7129">
      <w:pPr>
        <w:ind w:firstLine="420"/>
        <w:rPr>
          <w:rFonts w:ascii="宋体" w:hAnsi="宋体" w:hint="eastAsia"/>
          <w:lang w:bidi="en-US"/>
        </w:rPr>
      </w:pPr>
      <w:r w:rsidRPr="000B7243">
        <w:rPr>
          <w:rFonts w:ascii="宋体" w:hAnsi="宋体"/>
        </w:rPr>
        <w:t>GPS</w:t>
      </w:r>
      <w:r w:rsidRPr="000B7243">
        <w:rPr>
          <w:rFonts w:ascii="宋体" w:hAnsi="宋体" w:hint="eastAsia"/>
        </w:rPr>
        <w:t>：</w:t>
      </w:r>
      <w:r w:rsidRPr="00DC7EED">
        <w:rPr>
          <w:rFonts w:ascii="宋体" w:hAnsi="宋体"/>
        </w:rPr>
        <w:t>全球定位系统</w:t>
      </w:r>
      <w:r w:rsidR="00407DD0" w:rsidRPr="00DC7EED">
        <w:rPr>
          <w:rFonts w:ascii="宋体" w:hAnsi="宋体" w:hint="eastAsia"/>
        </w:rPr>
        <w:t xml:space="preserve"> (</w:t>
      </w:r>
      <w:r w:rsidRPr="000B7243">
        <w:rPr>
          <w:rFonts w:ascii="宋体" w:hAnsi="宋体"/>
        </w:rPr>
        <w:t>Global Positioning System</w:t>
      </w:r>
      <w:r w:rsidR="00407DD0" w:rsidRPr="000B7243">
        <w:rPr>
          <w:rFonts w:ascii="宋体" w:hAnsi="宋体"/>
          <w:lang w:bidi="en-US"/>
        </w:rPr>
        <w:t>)</w:t>
      </w:r>
    </w:p>
    <w:p w14:paraId="62624C4C" w14:textId="4CFEEA50" w:rsidR="00C24B18" w:rsidRPr="000B7243" w:rsidRDefault="00C24B18" w:rsidP="00DD7129">
      <w:pPr>
        <w:ind w:firstLine="420"/>
        <w:rPr>
          <w:rFonts w:ascii="宋体" w:hAnsi="宋体" w:cs="宋体" w:hint="eastAsia"/>
          <w:color w:val="000000" w:themeColor="text1"/>
          <w:kern w:val="0"/>
          <w:szCs w:val="21"/>
        </w:rPr>
      </w:pPr>
      <w:r>
        <w:rPr>
          <w:rFonts w:ascii="宋体" w:hAnsi="宋体" w:hint="eastAsia"/>
          <w:lang w:bidi="en-US"/>
        </w:rPr>
        <w:t>GSM：</w:t>
      </w:r>
      <w:r w:rsidRPr="00C24B18">
        <w:rPr>
          <w:rFonts w:ascii="宋体" w:hAnsi="宋体" w:hint="eastAsia"/>
          <w:lang w:bidi="en-US"/>
        </w:rPr>
        <w:t>全球移动通信系统</w:t>
      </w:r>
      <w:r>
        <w:rPr>
          <w:rFonts w:ascii="宋体" w:hAnsi="宋体" w:hint="eastAsia"/>
          <w:lang w:bidi="en-US"/>
        </w:rPr>
        <w:t xml:space="preserve"> </w:t>
      </w:r>
      <w:r w:rsidRPr="00C24B18">
        <w:rPr>
          <w:rFonts w:ascii="宋体" w:hAnsi="宋体" w:hint="eastAsia"/>
          <w:lang w:bidi="en-US"/>
        </w:rPr>
        <w:t>(Global System for Mobile Communications)</w:t>
      </w:r>
    </w:p>
    <w:p w14:paraId="16A300B5" w14:textId="3D47A8D3" w:rsidR="007810CD" w:rsidRDefault="00F77F8C" w:rsidP="00DD7129">
      <w:pPr>
        <w:ind w:firstLine="420"/>
        <w:rPr>
          <w:rFonts w:ascii="宋体" w:hAnsi="宋体" w:hint="eastAsia"/>
          <w:lang w:bidi="en-US"/>
        </w:rPr>
      </w:pPr>
      <w:r w:rsidRPr="000B7243">
        <w:rPr>
          <w:rFonts w:ascii="宋体" w:hAnsi="宋体" w:cs="宋体"/>
          <w:color w:val="000000" w:themeColor="text1"/>
          <w:kern w:val="0"/>
          <w:szCs w:val="21"/>
        </w:rPr>
        <w:t>LAC</w:t>
      </w:r>
      <w:r w:rsidRPr="000B7243">
        <w:rPr>
          <w:rFonts w:ascii="宋体" w:hAnsi="宋体" w:cs="宋体" w:hint="eastAsia"/>
          <w:color w:val="000000" w:themeColor="text1"/>
          <w:kern w:val="0"/>
          <w:szCs w:val="21"/>
        </w:rPr>
        <w:t>：</w:t>
      </w:r>
      <w:r w:rsidRPr="00DC7EED">
        <w:rPr>
          <w:rFonts w:ascii="宋体" w:hAnsi="宋体" w:cs="宋体"/>
          <w:color w:val="000000" w:themeColor="text1"/>
          <w:kern w:val="0"/>
          <w:szCs w:val="21"/>
        </w:rPr>
        <w:t>位置区码</w:t>
      </w:r>
      <w:r w:rsidR="00407DD0" w:rsidRPr="00DC7EED">
        <w:rPr>
          <w:rFonts w:ascii="宋体" w:hAnsi="宋体" w:cs="宋体" w:hint="eastAsia"/>
          <w:color w:val="000000" w:themeColor="text1"/>
          <w:kern w:val="0"/>
          <w:szCs w:val="21"/>
        </w:rPr>
        <w:t xml:space="preserve"> (</w:t>
      </w:r>
      <w:r w:rsidRPr="000B7243">
        <w:rPr>
          <w:rFonts w:ascii="宋体" w:hAnsi="宋体" w:cs="宋体"/>
          <w:color w:val="000000" w:themeColor="text1"/>
          <w:kern w:val="0"/>
          <w:szCs w:val="21"/>
        </w:rPr>
        <w:t>Location Area Code</w:t>
      </w:r>
      <w:r w:rsidR="00407DD0" w:rsidRPr="000B7243">
        <w:rPr>
          <w:rFonts w:ascii="宋体" w:hAnsi="宋体"/>
          <w:lang w:bidi="en-US"/>
        </w:rPr>
        <w:t>)</w:t>
      </w:r>
    </w:p>
    <w:p w14:paraId="512DF364" w14:textId="0E3FDAE5" w:rsidR="003C4C3E" w:rsidRPr="00DC7EED" w:rsidRDefault="003C4C3E" w:rsidP="00DD7129">
      <w:pPr>
        <w:ind w:firstLine="420"/>
        <w:rPr>
          <w:rFonts w:ascii="宋体" w:hAnsi="宋体" w:cs="宋体" w:hint="eastAsia"/>
          <w:color w:val="000000" w:themeColor="text1"/>
          <w:kern w:val="0"/>
          <w:szCs w:val="21"/>
        </w:rPr>
      </w:pPr>
      <w:r>
        <w:rPr>
          <w:rFonts w:ascii="宋体" w:hAnsi="宋体" w:hint="eastAsia"/>
          <w:lang w:bidi="en-US"/>
        </w:rPr>
        <w:t>LTE FDD：</w:t>
      </w:r>
      <w:r w:rsidRPr="003C4C3E">
        <w:rPr>
          <w:rFonts w:ascii="宋体" w:hAnsi="宋体" w:hint="eastAsia"/>
          <w:lang w:bidi="en-US"/>
        </w:rPr>
        <w:t>频分双工长期演进</w:t>
      </w:r>
      <w:r>
        <w:rPr>
          <w:rFonts w:ascii="宋体" w:hAnsi="宋体" w:hint="eastAsia"/>
          <w:lang w:bidi="en-US"/>
        </w:rPr>
        <w:t xml:space="preserve"> (</w:t>
      </w:r>
      <w:r w:rsidRPr="003C4C3E">
        <w:rPr>
          <w:rFonts w:ascii="宋体" w:hAnsi="宋体"/>
          <w:lang w:bidi="en-US"/>
        </w:rPr>
        <w:t>Frequency Division Duplex Long Term Evolution</w:t>
      </w:r>
      <w:r>
        <w:rPr>
          <w:rFonts w:ascii="宋体" w:hAnsi="宋体" w:hint="eastAsia"/>
          <w:lang w:bidi="en-US"/>
        </w:rPr>
        <w:t>)</w:t>
      </w:r>
    </w:p>
    <w:p w14:paraId="065EDF86" w14:textId="41D6EE8C" w:rsidR="007810CD" w:rsidRPr="00DC7EED" w:rsidRDefault="00F77F8C" w:rsidP="00DD7129">
      <w:pPr>
        <w:ind w:firstLine="420"/>
        <w:rPr>
          <w:rFonts w:ascii="宋体" w:hAnsi="宋体" w:cs="宋体" w:hint="eastAsia"/>
          <w:color w:val="000000" w:themeColor="text1"/>
          <w:kern w:val="0"/>
          <w:szCs w:val="21"/>
        </w:rPr>
      </w:pPr>
      <w:r w:rsidRPr="000B7243">
        <w:rPr>
          <w:rFonts w:ascii="宋体" w:hAnsi="宋体" w:cs="宋体"/>
          <w:color w:val="000000" w:themeColor="text1"/>
          <w:kern w:val="0"/>
          <w:szCs w:val="21"/>
        </w:rPr>
        <w:t>MCC</w:t>
      </w:r>
      <w:r w:rsidRPr="000B7243">
        <w:rPr>
          <w:rFonts w:ascii="宋体" w:hAnsi="宋体" w:cs="宋体" w:hint="eastAsia"/>
          <w:color w:val="000000" w:themeColor="text1"/>
          <w:kern w:val="0"/>
          <w:szCs w:val="21"/>
        </w:rPr>
        <w:t>：</w:t>
      </w:r>
      <w:r w:rsidRPr="00DC7EED">
        <w:rPr>
          <w:rFonts w:ascii="宋体" w:hAnsi="宋体" w:cs="宋体" w:hint="eastAsia"/>
          <w:color w:val="000000" w:themeColor="text1"/>
          <w:kern w:val="0"/>
          <w:szCs w:val="21"/>
        </w:rPr>
        <w:t>移动设备国家码</w:t>
      </w:r>
      <w:r w:rsidR="00407DD0" w:rsidRPr="00DC7EED">
        <w:rPr>
          <w:rFonts w:ascii="宋体" w:hAnsi="宋体" w:cs="宋体" w:hint="eastAsia"/>
          <w:color w:val="000000" w:themeColor="text1"/>
          <w:kern w:val="0"/>
          <w:szCs w:val="21"/>
        </w:rPr>
        <w:t xml:space="preserve"> (</w:t>
      </w:r>
      <w:r w:rsidRPr="000B7243">
        <w:rPr>
          <w:rFonts w:ascii="宋体" w:hAnsi="宋体" w:cs="宋体"/>
          <w:color w:val="000000" w:themeColor="text1"/>
          <w:kern w:val="0"/>
          <w:szCs w:val="21"/>
        </w:rPr>
        <w:t>Mobile Country Code</w:t>
      </w:r>
      <w:r w:rsidR="00407DD0" w:rsidRPr="000B7243">
        <w:rPr>
          <w:rFonts w:ascii="宋体" w:hAnsi="宋体"/>
          <w:lang w:bidi="en-US"/>
        </w:rPr>
        <w:t>)</w:t>
      </w:r>
    </w:p>
    <w:p w14:paraId="00B1BAE6" w14:textId="4F34171A" w:rsidR="007810CD" w:rsidRPr="00DC7EED" w:rsidRDefault="00F77F8C" w:rsidP="00DD7129">
      <w:pPr>
        <w:ind w:firstLine="420"/>
        <w:rPr>
          <w:rFonts w:ascii="宋体" w:hAnsi="宋体" w:cs="宋体" w:hint="eastAsia"/>
          <w:color w:val="000000" w:themeColor="text1"/>
          <w:kern w:val="0"/>
          <w:szCs w:val="21"/>
        </w:rPr>
      </w:pPr>
      <w:r w:rsidRPr="000B7243">
        <w:rPr>
          <w:rFonts w:ascii="宋体" w:hAnsi="宋体" w:cs="宋体"/>
          <w:color w:val="000000" w:themeColor="text1"/>
          <w:kern w:val="0"/>
          <w:szCs w:val="21"/>
        </w:rPr>
        <w:t>MNC</w:t>
      </w:r>
      <w:r w:rsidRPr="000B7243">
        <w:rPr>
          <w:rFonts w:ascii="宋体" w:hAnsi="宋体" w:cs="宋体" w:hint="eastAsia"/>
          <w:color w:val="000000" w:themeColor="text1"/>
          <w:kern w:val="0"/>
          <w:szCs w:val="21"/>
        </w:rPr>
        <w:t>：</w:t>
      </w:r>
      <w:r w:rsidRPr="00DC7EED">
        <w:rPr>
          <w:rFonts w:ascii="宋体" w:hAnsi="宋体" w:cs="宋体" w:hint="eastAsia"/>
          <w:color w:val="000000" w:themeColor="text1"/>
          <w:kern w:val="0"/>
          <w:szCs w:val="21"/>
        </w:rPr>
        <w:t>移动设备网络码</w:t>
      </w:r>
      <w:r w:rsidR="00407DD0" w:rsidRPr="00DC7EED">
        <w:rPr>
          <w:rFonts w:ascii="宋体" w:hAnsi="宋体" w:cs="宋体" w:hint="eastAsia"/>
          <w:color w:val="000000" w:themeColor="text1"/>
          <w:kern w:val="0"/>
          <w:szCs w:val="21"/>
        </w:rPr>
        <w:t xml:space="preserve"> (</w:t>
      </w:r>
      <w:r w:rsidRPr="000B7243">
        <w:rPr>
          <w:rFonts w:ascii="宋体" w:hAnsi="宋体" w:cs="宋体"/>
          <w:color w:val="000000" w:themeColor="text1"/>
          <w:kern w:val="0"/>
          <w:szCs w:val="21"/>
        </w:rPr>
        <w:t>Mobile Network Code</w:t>
      </w:r>
      <w:r w:rsidR="00407DD0" w:rsidRPr="000B7243">
        <w:rPr>
          <w:rFonts w:ascii="宋体" w:hAnsi="宋体"/>
          <w:lang w:bidi="en-US"/>
        </w:rPr>
        <w:t>)</w:t>
      </w:r>
    </w:p>
    <w:p w14:paraId="3D5BCB44" w14:textId="47B627F1" w:rsidR="007810CD" w:rsidRDefault="00F77F8C" w:rsidP="00DD7129">
      <w:pPr>
        <w:ind w:firstLine="420"/>
        <w:rPr>
          <w:rFonts w:ascii="宋体" w:hAnsi="宋体" w:hint="eastAsia"/>
          <w:lang w:bidi="en-US"/>
        </w:rPr>
      </w:pPr>
      <w:r w:rsidRPr="000B7243">
        <w:rPr>
          <w:rFonts w:ascii="宋体" w:hAnsi="宋体" w:cs="宋体"/>
          <w:color w:val="000000" w:themeColor="text1"/>
          <w:kern w:val="0"/>
          <w:szCs w:val="21"/>
        </w:rPr>
        <w:t>PRB</w:t>
      </w:r>
      <w:r w:rsidRPr="000B7243">
        <w:rPr>
          <w:rFonts w:ascii="宋体" w:hAnsi="宋体" w:cs="宋体" w:hint="eastAsia"/>
          <w:color w:val="000000" w:themeColor="text1"/>
          <w:kern w:val="0"/>
          <w:szCs w:val="21"/>
        </w:rPr>
        <w:t>：</w:t>
      </w:r>
      <w:r w:rsidRPr="00DC7EED">
        <w:rPr>
          <w:rFonts w:ascii="宋体" w:hAnsi="宋体" w:cs="宋体"/>
          <w:color w:val="000000" w:themeColor="text1"/>
          <w:kern w:val="0"/>
          <w:szCs w:val="21"/>
        </w:rPr>
        <w:t>物理资源块</w:t>
      </w:r>
      <w:r w:rsidR="00407DD0" w:rsidRPr="00DC7EED">
        <w:rPr>
          <w:rFonts w:ascii="宋体" w:hAnsi="宋体" w:cs="宋体" w:hint="eastAsia"/>
          <w:color w:val="000000" w:themeColor="text1"/>
          <w:kern w:val="0"/>
          <w:szCs w:val="21"/>
        </w:rPr>
        <w:t xml:space="preserve"> (</w:t>
      </w:r>
      <w:r w:rsidRPr="000B7243">
        <w:rPr>
          <w:rFonts w:ascii="宋体" w:hAnsi="宋体" w:cs="宋体"/>
          <w:color w:val="000000" w:themeColor="text1"/>
          <w:kern w:val="0"/>
          <w:szCs w:val="21"/>
        </w:rPr>
        <w:t>Physical Resource Block</w:t>
      </w:r>
      <w:r w:rsidR="00407DD0" w:rsidRPr="000B7243">
        <w:rPr>
          <w:rFonts w:ascii="宋体" w:hAnsi="宋体"/>
          <w:lang w:bidi="en-US"/>
        </w:rPr>
        <w:t>)</w:t>
      </w:r>
    </w:p>
    <w:p w14:paraId="4E6DCB40" w14:textId="47A46FBA" w:rsidR="006407AD" w:rsidRDefault="006407AD" w:rsidP="00DD7129">
      <w:pPr>
        <w:ind w:firstLine="420"/>
        <w:rPr>
          <w:rFonts w:ascii="宋体" w:hAnsi="宋体" w:hint="eastAsia"/>
          <w:lang w:bidi="en-US"/>
        </w:rPr>
      </w:pPr>
      <w:r>
        <w:rPr>
          <w:rFonts w:ascii="宋体" w:hAnsi="宋体" w:hint="eastAsia"/>
          <w:lang w:bidi="en-US"/>
        </w:rPr>
        <w:t>TD-LTE：</w:t>
      </w:r>
      <w:r w:rsidRPr="006407AD">
        <w:rPr>
          <w:rFonts w:ascii="宋体" w:hAnsi="宋体" w:hint="eastAsia"/>
          <w:lang w:bidi="en-US"/>
        </w:rPr>
        <w:t>时分</w:t>
      </w:r>
      <w:r w:rsidR="009F2533">
        <w:rPr>
          <w:rFonts w:ascii="宋体" w:hAnsi="宋体" w:hint="eastAsia"/>
          <w:lang w:bidi="en-US"/>
        </w:rPr>
        <w:t>双工</w:t>
      </w:r>
      <w:r w:rsidRPr="006407AD">
        <w:rPr>
          <w:rFonts w:ascii="宋体" w:hAnsi="宋体" w:hint="eastAsia"/>
          <w:lang w:bidi="en-US"/>
        </w:rPr>
        <w:t>长期演进</w:t>
      </w:r>
      <w:r>
        <w:rPr>
          <w:rFonts w:ascii="宋体" w:hAnsi="宋体" w:hint="eastAsia"/>
          <w:lang w:bidi="en-US"/>
        </w:rPr>
        <w:t xml:space="preserve"> (</w:t>
      </w:r>
      <w:r w:rsidR="009F2533" w:rsidRPr="009F2533">
        <w:rPr>
          <w:rFonts w:ascii="宋体" w:hAnsi="宋体"/>
          <w:lang w:bidi="en-US"/>
        </w:rPr>
        <w:t>Time Division Duplex</w:t>
      </w:r>
      <w:r w:rsidRPr="006407AD">
        <w:rPr>
          <w:rFonts w:ascii="宋体" w:hAnsi="宋体"/>
          <w:lang w:bidi="en-US"/>
        </w:rPr>
        <w:t xml:space="preserve"> Long Term Evolution</w:t>
      </w:r>
      <w:r>
        <w:rPr>
          <w:rFonts w:ascii="宋体" w:hAnsi="宋体" w:hint="eastAsia"/>
          <w:lang w:bidi="en-US"/>
        </w:rPr>
        <w:t>)</w:t>
      </w:r>
    </w:p>
    <w:p w14:paraId="66D7ED1D" w14:textId="07F7EAFF" w:rsidR="00C24B18" w:rsidRPr="000B7243" w:rsidRDefault="00C24B18" w:rsidP="00DD7129">
      <w:pPr>
        <w:ind w:firstLine="420"/>
        <w:rPr>
          <w:rFonts w:ascii="宋体" w:hAnsi="宋体" w:cs="宋体" w:hint="eastAsia"/>
          <w:color w:val="000000" w:themeColor="text1"/>
          <w:kern w:val="0"/>
          <w:szCs w:val="21"/>
        </w:rPr>
      </w:pPr>
      <w:r>
        <w:rPr>
          <w:rFonts w:ascii="宋体" w:hAnsi="宋体" w:hint="eastAsia"/>
          <w:lang w:bidi="en-US"/>
        </w:rPr>
        <w:t>TD-SCDMA：</w:t>
      </w:r>
      <w:r w:rsidRPr="00C24B18">
        <w:rPr>
          <w:rFonts w:ascii="宋体" w:hAnsi="宋体" w:hint="eastAsia"/>
          <w:lang w:bidi="en-US"/>
        </w:rPr>
        <w:t>时分同步码分多址</w:t>
      </w:r>
      <w:r>
        <w:rPr>
          <w:rFonts w:ascii="宋体" w:hAnsi="宋体" w:hint="eastAsia"/>
          <w:lang w:bidi="en-US"/>
        </w:rPr>
        <w:t xml:space="preserve"> (</w:t>
      </w:r>
      <w:r w:rsidRPr="00C24B18">
        <w:rPr>
          <w:rFonts w:ascii="宋体" w:hAnsi="宋体"/>
          <w:lang w:bidi="en-US"/>
        </w:rPr>
        <w:t>Time Division-Synchronous Code Division Multiple Access</w:t>
      </w:r>
      <w:r>
        <w:rPr>
          <w:rFonts w:ascii="宋体" w:hAnsi="宋体" w:hint="eastAsia"/>
          <w:lang w:bidi="en-US"/>
        </w:rPr>
        <w:t>)</w:t>
      </w:r>
    </w:p>
    <w:p w14:paraId="25076896" w14:textId="22426150" w:rsidR="00956221" w:rsidRDefault="00F77F8C" w:rsidP="004D1460">
      <w:pPr>
        <w:pStyle w:val="afffffc"/>
        <w:ind w:firstLineChars="0"/>
        <w:rPr>
          <w:rFonts w:hAnsi="宋体" w:hint="eastAsia"/>
          <w:lang w:bidi="en-US"/>
        </w:rPr>
      </w:pPr>
      <w:r w:rsidRPr="000B7243">
        <w:rPr>
          <w:rFonts w:hAnsi="宋体"/>
          <w:szCs w:val="21"/>
        </w:rPr>
        <w:t>UARFCN</w:t>
      </w:r>
      <w:r w:rsidRPr="000B7243">
        <w:rPr>
          <w:rFonts w:hAnsi="宋体" w:hint="eastAsia"/>
          <w:szCs w:val="21"/>
        </w:rPr>
        <w:t>：</w:t>
      </w:r>
      <w:r w:rsidRPr="00DC7EED">
        <w:rPr>
          <w:rFonts w:hAnsi="宋体" w:hint="eastAsia"/>
          <w:szCs w:val="21"/>
        </w:rPr>
        <w:t>通用地面无线接入绝对射频频道号</w:t>
      </w:r>
      <w:r w:rsidR="00407DD0" w:rsidRPr="00DC7EED">
        <w:rPr>
          <w:rFonts w:hAnsi="宋体" w:hint="eastAsia"/>
          <w:szCs w:val="21"/>
        </w:rPr>
        <w:t xml:space="preserve"> (</w:t>
      </w:r>
      <w:r w:rsidRPr="000B7243">
        <w:rPr>
          <w:rFonts w:hAnsi="宋体"/>
          <w:szCs w:val="21"/>
        </w:rPr>
        <w:t>Universal Terrestrial Radio Access Absolute Radio Frequency Channel Number</w:t>
      </w:r>
      <w:r w:rsidR="00407DD0" w:rsidRPr="000B7243">
        <w:rPr>
          <w:rFonts w:hAnsi="宋体"/>
          <w:lang w:bidi="en-US"/>
        </w:rPr>
        <w:t>)</w:t>
      </w:r>
    </w:p>
    <w:p w14:paraId="4394FB55" w14:textId="6873184A" w:rsidR="00C24B18" w:rsidRPr="00C24B18" w:rsidRDefault="00C24B18" w:rsidP="004D1460">
      <w:pPr>
        <w:pStyle w:val="afffffc"/>
        <w:ind w:firstLineChars="0"/>
        <w:rPr>
          <w:rFonts w:hAnsi="宋体" w:hint="eastAsia"/>
          <w:szCs w:val="21"/>
        </w:rPr>
      </w:pPr>
      <w:r>
        <w:rPr>
          <w:rFonts w:hAnsi="宋体" w:hint="eastAsia"/>
          <w:lang w:bidi="en-US"/>
        </w:rPr>
        <w:t>WCDMA：</w:t>
      </w:r>
      <w:r w:rsidRPr="00C24B18">
        <w:rPr>
          <w:rFonts w:hAnsi="宋体" w:hint="eastAsia"/>
          <w:lang w:bidi="en-US"/>
        </w:rPr>
        <w:t>宽带码分多址</w:t>
      </w:r>
      <w:r>
        <w:rPr>
          <w:rFonts w:hAnsi="宋体" w:hint="eastAsia"/>
          <w:lang w:bidi="en-US"/>
        </w:rPr>
        <w:t xml:space="preserve"> (</w:t>
      </w:r>
      <w:r w:rsidRPr="00C24B18">
        <w:rPr>
          <w:rFonts w:hAnsi="宋体"/>
          <w:lang w:bidi="en-US"/>
        </w:rPr>
        <w:t>Wideband Code Division Multiple Access</w:t>
      </w:r>
      <w:r>
        <w:rPr>
          <w:rFonts w:hAnsi="宋体" w:hint="eastAsia"/>
          <w:lang w:bidi="en-US"/>
        </w:rPr>
        <w:t>)</w:t>
      </w:r>
    </w:p>
    <w:p w14:paraId="5060A25B" w14:textId="77777777" w:rsidR="00956221" w:rsidRDefault="00956221" w:rsidP="00956221">
      <w:pPr>
        <w:pStyle w:val="a5"/>
        <w:ind w:left="0"/>
        <w:outlineLvl w:val="0"/>
      </w:pPr>
      <w:bookmarkStart w:id="311" w:name="_Toc27645"/>
      <w:bookmarkStart w:id="312" w:name="_Toc19793"/>
      <w:bookmarkStart w:id="313" w:name="_Toc195521552"/>
      <w:r>
        <w:rPr>
          <w:rFonts w:hint="eastAsia"/>
        </w:rPr>
        <w:t>各项评价指标的评价</w:t>
      </w:r>
      <w:bookmarkEnd w:id="311"/>
      <w:bookmarkEnd w:id="312"/>
      <w:r>
        <w:rPr>
          <w:rFonts w:hint="eastAsia"/>
        </w:rPr>
        <w:t>原则</w:t>
      </w:r>
      <w:bookmarkEnd w:id="313"/>
    </w:p>
    <w:p w14:paraId="120115CF" w14:textId="77777777" w:rsidR="00956221" w:rsidRDefault="00956221" w:rsidP="00956221">
      <w:pPr>
        <w:pStyle w:val="a6"/>
        <w:outlineLvl w:val="1"/>
      </w:pPr>
      <w:bookmarkStart w:id="314" w:name="_Toc5790"/>
      <w:bookmarkStart w:id="315" w:name="_Toc27986"/>
      <w:bookmarkStart w:id="316" w:name="_Toc195521553"/>
      <w:r>
        <w:rPr>
          <w:rFonts w:hint="eastAsia"/>
        </w:rPr>
        <w:t>频段占用度</w:t>
      </w:r>
      <w:bookmarkEnd w:id="314"/>
      <w:bookmarkEnd w:id="315"/>
      <w:bookmarkEnd w:id="316"/>
    </w:p>
    <w:p w14:paraId="4EAE619E" w14:textId="2D643CCA" w:rsidR="00956221" w:rsidRDefault="00C91D40" w:rsidP="00B3390A">
      <w:pPr>
        <w:pStyle w:val="afffffc"/>
        <w:rPr>
          <w:rFonts w:hAnsi="宋体" w:hint="eastAsia"/>
        </w:rPr>
      </w:pPr>
      <w:r>
        <w:rPr>
          <w:rFonts w:hAnsi="宋体" w:hint="eastAsia"/>
        </w:rPr>
        <w:t>针对频段占用度验证，</w:t>
      </w:r>
      <w:r w:rsidR="00956221">
        <w:rPr>
          <w:rFonts w:hAnsi="宋体" w:hint="eastAsia"/>
        </w:rPr>
        <w:t>行政许可批准的使用频率以开展该业务获得的频率使用许可证为准，实际使用频率范围以开展针对该业务的频率监测中获取。频段占用度规定具备占用带宽（BO）和行政许可批准的带宽（B）两项评价要素。</w:t>
      </w:r>
    </w:p>
    <w:p w14:paraId="12E3D151" w14:textId="77777777" w:rsidR="00956221" w:rsidRDefault="00956221" w:rsidP="00956221">
      <w:pPr>
        <w:pStyle w:val="afffffc"/>
        <w:rPr>
          <w:rFonts w:hAnsi="宋体" w:hint="eastAsia"/>
        </w:rPr>
      </w:pPr>
      <w:r>
        <w:rPr>
          <w:rFonts w:hAnsi="宋体" w:hint="eastAsia"/>
        </w:rPr>
        <w:t>根据《中华人民共和国无线电频率划分规定》，占用带宽（BO）是指在此频段的频谱下限之下和频谱上限之上所发射的平均功率分别等于某一给定发射的总平均功率的规定百分数β/2，单位为兆赫兹（MHz）。一般β/2值取0.5%。因此占用带宽即为99%功率带宽。行政许可批准的带宽（B）是指无线电管理机构指配给用频部门使用频谱的范围，在无线电管理机构颁发的无线电频谱许可证上已标明，单位为兆赫兹（MHz）。</w:t>
      </w:r>
    </w:p>
    <w:p w14:paraId="48E1C33A" w14:textId="77777777" w:rsidR="00956221" w:rsidRDefault="00956221" w:rsidP="00956221">
      <w:pPr>
        <w:pStyle w:val="afffffc"/>
        <w:rPr>
          <w:rFonts w:hAnsi="宋体" w:hint="eastAsia"/>
          <w:szCs w:val="21"/>
        </w:rPr>
      </w:pPr>
      <w:r>
        <w:rPr>
          <w:rFonts w:hAnsi="宋体" w:hint="eastAsia"/>
        </w:rPr>
        <w:t>针对不同业务可制订相应的监测方法和计算方法。</w:t>
      </w:r>
    </w:p>
    <w:p w14:paraId="180B67C2" w14:textId="77777777" w:rsidR="00956221" w:rsidRDefault="00956221" w:rsidP="00956221">
      <w:pPr>
        <w:pStyle w:val="a6"/>
        <w:outlineLvl w:val="1"/>
      </w:pPr>
      <w:bookmarkStart w:id="317" w:name="_Toc9761"/>
      <w:bookmarkStart w:id="318" w:name="_Toc14939"/>
      <w:bookmarkStart w:id="319" w:name="_Toc195521554"/>
      <w:r>
        <w:rPr>
          <w:rFonts w:hint="eastAsia"/>
        </w:rPr>
        <w:t>区域覆盖率</w:t>
      </w:r>
      <w:bookmarkEnd w:id="317"/>
      <w:bookmarkEnd w:id="318"/>
      <w:bookmarkEnd w:id="319"/>
    </w:p>
    <w:p w14:paraId="08982F3C" w14:textId="56F48EDA" w:rsidR="00956221" w:rsidDel="008C3A5B" w:rsidRDefault="00956221" w:rsidP="00B3390A">
      <w:pPr>
        <w:pStyle w:val="afffffc"/>
        <w:rPr>
          <w:del w:id="320" w:author="D H" w:date="2025-04-14T10:51:00Z" w16du:dateUtc="2025-04-14T02:51:00Z"/>
        </w:rPr>
      </w:pPr>
    </w:p>
    <w:p w14:paraId="5158B549" w14:textId="0131A639" w:rsidR="00956221" w:rsidRDefault="00956221" w:rsidP="00956221">
      <w:pPr>
        <w:pStyle w:val="afffffc"/>
      </w:pPr>
      <w:r>
        <w:rPr>
          <w:rFonts w:hint="eastAsia"/>
        </w:rPr>
        <w:t>针对区域覆盖率</w:t>
      </w:r>
      <w:r w:rsidR="00C91D40">
        <w:rPr>
          <w:rFonts w:hint="eastAsia"/>
        </w:rPr>
        <w:t>验证</w:t>
      </w:r>
      <w:r>
        <w:rPr>
          <w:rFonts w:hint="eastAsia"/>
        </w:rPr>
        <w:t>，行政许可批准的频谱使用区域面积以获得的频谱使用许可证为准（开展业务的区域面积之和），开展无线电业务的实际使用区域为实际监测到的信号覆盖区域或通过实际台站位置结合地形地貌选择适当的电波传播模型理论计算得到的区域面积之和。</w:t>
      </w:r>
      <w:r w:rsidR="00B3390A">
        <w:rPr>
          <w:rFonts w:hint="eastAsia"/>
        </w:rPr>
        <w:t>仅针对室外覆盖，对于仅可用于室内覆盖的频谱不适用。</w:t>
      </w:r>
    </w:p>
    <w:p w14:paraId="532F9CF7" w14:textId="033384F9" w:rsidR="00956221" w:rsidRDefault="00956221" w:rsidP="00956221">
      <w:pPr>
        <w:pStyle w:val="afffffc"/>
      </w:pPr>
      <w:r>
        <w:rPr>
          <w:rFonts w:hint="eastAsia"/>
        </w:rPr>
        <w:t>针对不同业务可制</w:t>
      </w:r>
      <w:r w:rsidR="00D75A02">
        <w:rPr>
          <w:rFonts w:hint="eastAsia"/>
        </w:rPr>
        <w:t>定</w:t>
      </w:r>
      <w:r>
        <w:rPr>
          <w:rFonts w:hint="eastAsia"/>
        </w:rPr>
        <w:t>相应的监测方法和计算方法。</w:t>
      </w:r>
    </w:p>
    <w:p w14:paraId="64A59BB3" w14:textId="77777777" w:rsidR="00956221" w:rsidRDefault="00956221" w:rsidP="00956221">
      <w:pPr>
        <w:pStyle w:val="a6"/>
        <w:outlineLvl w:val="1"/>
      </w:pPr>
      <w:bookmarkStart w:id="321" w:name="_Toc23445"/>
      <w:bookmarkStart w:id="322" w:name="_Toc25825"/>
      <w:bookmarkStart w:id="323" w:name="_Toc195521555"/>
      <w:r>
        <w:rPr>
          <w:rFonts w:hint="eastAsia"/>
        </w:rPr>
        <w:lastRenderedPageBreak/>
        <w:t>用户承载率</w:t>
      </w:r>
      <w:bookmarkEnd w:id="321"/>
      <w:bookmarkEnd w:id="322"/>
      <w:bookmarkEnd w:id="323"/>
    </w:p>
    <w:p w14:paraId="194DCE26" w14:textId="6DC61F40" w:rsidR="00C91D40" w:rsidRDefault="00956221" w:rsidP="00A73B28">
      <w:pPr>
        <w:pStyle w:val="afffffc"/>
      </w:pPr>
      <w:r>
        <w:rPr>
          <w:rFonts w:hint="eastAsia"/>
        </w:rPr>
        <w:t>可根据系统</w:t>
      </w:r>
      <w:r w:rsidR="00D75A02" w:rsidRPr="00C91D40">
        <w:rPr>
          <w:rFonts w:hint="eastAsia"/>
        </w:rPr>
        <w:t>经专家评估论证能承载的</w:t>
      </w:r>
      <w:r>
        <w:rPr>
          <w:rFonts w:hint="eastAsia"/>
        </w:rPr>
        <w:t>时频资源总量和</w:t>
      </w:r>
      <w:r w:rsidR="00D75A02" w:rsidRPr="00C91D40">
        <w:rPr>
          <w:rFonts w:hint="eastAsia"/>
        </w:rPr>
        <w:t>实际承载的</w:t>
      </w:r>
      <w:r>
        <w:rPr>
          <w:rFonts w:hint="eastAsia"/>
        </w:rPr>
        <w:t>用户占用的时频资源的分配情况计算出来</w:t>
      </w:r>
      <w:r w:rsidR="00A73B28">
        <w:rPr>
          <w:rFonts w:hint="eastAsia"/>
        </w:rPr>
        <w:t>，并</w:t>
      </w:r>
      <w:r>
        <w:rPr>
          <w:rFonts w:hint="eastAsia"/>
        </w:rPr>
        <w:t>针对不同业务可制订相应的监测方法和计算方法。</w:t>
      </w:r>
    </w:p>
    <w:p w14:paraId="405CCBAD" w14:textId="77777777" w:rsidR="007810CD" w:rsidRDefault="00F77F8C">
      <w:pPr>
        <w:pStyle w:val="a5"/>
        <w:ind w:left="0"/>
        <w:outlineLvl w:val="0"/>
      </w:pPr>
      <w:bookmarkStart w:id="324" w:name="_Toc111538096"/>
      <w:bookmarkStart w:id="325" w:name="1"/>
      <w:bookmarkStart w:id="326" w:name="_Toc111445027"/>
      <w:bookmarkStart w:id="327" w:name="_Toc195521556"/>
      <w:bookmarkEnd w:id="324"/>
      <w:bookmarkEnd w:id="325"/>
      <w:bookmarkEnd w:id="326"/>
      <w:r>
        <w:rPr>
          <w:rFonts w:hint="eastAsia"/>
        </w:rPr>
        <w:t>测试方案要求及测试概念定义</w:t>
      </w:r>
      <w:bookmarkEnd w:id="327"/>
    </w:p>
    <w:p w14:paraId="42FE7D4B" w14:textId="77777777" w:rsidR="007810CD" w:rsidRDefault="00F77F8C">
      <w:pPr>
        <w:widowControl/>
        <w:tabs>
          <w:tab w:val="center" w:pos="4201"/>
          <w:tab w:val="right" w:leader="dot" w:pos="9298"/>
        </w:tabs>
        <w:autoSpaceDE w:val="0"/>
        <w:autoSpaceDN w:val="0"/>
        <w:ind w:firstLineChars="200" w:firstLine="420"/>
        <w:rPr>
          <w:rFonts w:ascii="宋体"/>
          <w:szCs w:val="21"/>
        </w:rPr>
      </w:pPr>
      <w:bookmarkStart w:id="328" w:name="_Toc20477220"/>
      <w:r>
        <w:rPr>
          <w:rFonts w:ascii="宋体" w:hAnsi="宋体" w:hint="eastAsia"/>
          <w:color w:val="000000"/>
          <w:kern w:val="0"/>
          <w:szCs w:val="21"/>
        </w:rPr>
        <w:t>为了</w:t>
      </w:r>
      <w:r>
        <w:rPr>
          <w:rFonts w:ascii="宋体" w:hint="eastAsia"/>
          <w:szCs w:val="21"/>
        </w:rPr>
        <w:t>测试不同地区类型、不同人流密度下以及不同时间段的公众移动通信系统各个频段使用情况，测试方案分为两类：第一类是地域分布性测试，即移动性路测，用于获取被测目标的区域覆盖率指标。第二类是固定点全天候抽样测试，用于获取被测目标的频段占用度和用户承载率指标。</w:t>
      </w:r>
    </w:p>
    <w:p w14:paraId="47E0204F" w14:textId="510CBDC7" w:rsidR="007810CD" w:rsidRDefault="00F77F8C">
      <w:pPr>
        <w:tabs>
          <w:tab w:val="left" w:pos="-180"/>
        </w:tabs>
        <w:ind w:firstLineChars="200" w:firstLine="420"/>
        <w:rPr>
          <w:rFonts w:ascii="宋体" w:hAnsi="宋体" w:hint="eastAsia"/>
          <w:szCs w:val="21"/>
          <w:u w:color="000000"/>
        </w:rPr>
      </w:pPr>
      <w:r>
        <w:rPr>
          <w:rFonts w:ascii="宋体" w:hAnsi="宋体" w:hint="eastAsia"/>
          <w:szCs w:val="21"/>
          <w:u w:color="000000"/>
        </w:rPr>
        <w:t>地域分布性测试主要测试公众移动通信系统各个频段的区域覆盖率情况。针对不同的区域划分以及通信基站的分布特点，测试区域和测试路线也有所区别,针对不同区域类型的测试路线规划建议</w:t>
      </w:r>
      <w:r w:rsidR="00D70A34">
        <w:rPr>
          <w:rFonts w:hint="eastAsia"/>
        </w:rPr>
        <w:t>如表</w:t>
      </w:r>
      <w:r w:rsidR="00D70A34">
        <w:rPr>
          <w:rFonts w:hint="eastAsia"/>
        </w:rPr>
        <w:t>1</w:t>
      </w:r>
      <w:r w:rsidR="00D70A34">
        <w:rPr>
          <w:rFonts w:hint="eastAsia"/>
        </w:rPr>
        <w:t>所示</w:t>
      </w:r>
      <w:r>
        <w:rPr>
          <w:rFonts w:ascii="宋体" w:hAnsi="宋体" w:hint="eastAsia"/>
          <w:szCs w:val="21"/>
          <w:u w:color="000000"/>
        </w:rPr>
        <w:t>。在具体</w:t>
      </w:r>
      <w:r>
        <w:rPr>
          <w:rFonts w:ascii="宋体" w:hAnsi="宋体"/>
          <w:szCs w:val="21"/>
          <w:u w:color="000000"/>
        </w:rPr>
        <w:t>测试</w:t>
      </w:r>
      <w:r>
        <w:rPr>
          <w:rFonts w:ascii="宋体" w:hAnsi="宋体" w:hint="eastAsia"/>
          <w:szCs w:val="21"/>
          <w:u w:color="000000"/>
        </w:rPr>
        <w:t>时可向用频单位商议后，确定合理的测试方案。原始区域覆盖率测量数据应包括以下数据项：</w:t>
      </w:r>
    </w:p>
    <w:p w14:paraId="7C444153" w14:textId="4AE1F979" w:rsidR="007810CD" w:rsidRPr="00C65E83" w:rsidRDefault="0054747B" w:rsidP="0054747B">
      <w:pPr>
        <w:pStyle w:val="afffffffffffe"/>
        <w:tabs>
          <w:tab w:val="left" w:pos="-180"/>
        </w:tabs>
        <w:rPr>
          <w:rFonts w:ascii="宋体" w:hAnsi="宋体" w:hint="eastAsia"/>
          <w:szCs w:val="21"/>
          <w:u w:color="000000"/>
        </w:rPr>
      </w:pPr>
      <w:r w:rsidRPr="0054747B">
        <w:rPr>
          <w:szCs w:val="21"/>
          <w:u w:color="000000"/>
        </w:rPr>
        <w:t>——</w:t>
      </w:r>
      <w:r w:rsidR="00F77F8C" w:rsidRPr="00C65E83">
        <w:rPr>
          <w:rFonts w:ascii="宋体" w:hAnsi="宋体" w:hint="eastAsia"/>
          <w:szCs w:val="21"/>
          <w:u w:color="000000"/>
        </w:rPr>
        <w:t>测试类型信息：被测的公众移动通信系统名称，系统对应的用频单位，对应的区域类型，待测区域面积；</w:t>
      </w:r>
    </w:p>
    <w:p w14:paraId="618B0A0E" w14:textId="7810C763" w:rsidR="007810CD" w:rsidRPr="00C65E83" w:rsidRDefault="0054747B" w:rsidP="0054747B">
      <w:pPr>
        <w:pStyle w:val="afffffffffffe"/>
        <w:tabs>
          <w:tab w:val="left" w:pos="-180"/>
        </w:tabs>
        <w:rPr>
          <w:rFonts w:ascii="宋体" w:hAnsi="宋体" w:hint="eastAsia"/>
          <w:szCs w:val="21"/>
          <w:u w:color="000000"/>
        </w:rPr>
      </w:pPr>
      <w:r w:rsidRPr="0054747B">
        <w:rPr>
          <w:szCs w:val="21"/>
          <w:u w:color="000000"/>
        </w:rPr>
        <w:t>——</w:t>
      </w:r>
      <w:r w:rsidR="00F77F8C" w:rsidRPr="00C65E83">
        <w:rPr>
          <w:rFonts w:ascii="宋体" w:hAnsi="宋体" w:hint="eastAsia"/>
          <w:szCs w:val="21"/>
          <w:u w:color="000000"/>
        </w:rPr>
        <w:t>测试信息：测试时间，测试路线，测试点的坐标（经度、纬度），测试频点；</w:t>
      </w:r>
    </w:p>
    <w:p w14:paraId="2E0DB37F" w14:textId="21C923C5" w:rsidR="007810CD" w:rsidRPr="00C65E83" w:rsidRDefault="0054747B" w:rsidP="0054747B">
      <w:pPr>
        <w:pStyle w:val="afffffffffffe"/>
        <w:tabs>
          <w:tab w:val="left" w:pos="-180"/>
        </w:tabs>
        <w:rPr>
          <w:rFonts w:ascii="宋体" w:hAnsi="宋体" w:hint="eastAsia"/>
          <w:szCs w:val="21"/>
          <w:u w:color="000000"/>
        </w:rPr>
      </w:pPr>
      <w:r w:rsidRPr="0054747B">
        <w:rPr>
          <w:szCs w:val="21"/>
          <w:u w:color="000000"/>
        </w:rPr>
        <w:t>——</w:t>
      </w:r>
      <w:r w:rsidR="00F77F8C" w:rsidRPr="00C65E83">
        <w:rPr>
          <w:rFonts w:ascii="宋体" w:hAnsi="宋体" w:hint="eastAsia"/>
          <w:szCs w:val="21"/>
          <w:u w:color="000000"/>
        </w:rPr>
        <w:t>测试要求：车速小于</w:t>
      </w:r>
      <w:r w:rsidR="00F77F8C" w:rsidRPr="00C65E83">
        <w:rPr>
          <w:rFonts w:ascii="宋体" w:hAnsi="宋体"/>
          <w:szCs w:val="21"/>
          <w:u w:color="000000"/>
        </w:rPr>
        <w:t>20km/h</w:t>
      </w:r>
      <w:r w:rsidR="00F77F8C" w:rsidRPr="00C65E83">
        <w:rPr>
          <w:rFonts w:ascii="宋体" w:hAnsi="宋体" w:hint="eastAsia"/>
          <w:szCs w:val="21"/>
          <w:u w:color="000000"/>
        </w:rPr>
        <w:t>。</w:t>
      </w:r>
    </w:p>
    <w:p w14:paraId="5EABE501" w14:textId="77777777" w:rsidR="007810CD" w:rsidRDefault="00F77F8C">
      <w:pPr>
        <w:keepNext/>
        <w:spacing w:before="152" w:after="160"/>
        <w:jc w:val="center"/>
        <w:rPr>
          <w:rFonts w:ascii="黑体" w:eastAsia="黑体" w:hAnsi="黑体" w:cs="Arial" w:hint="eastAsia"/>
          <w:szCs w:val="21"/>
        </w:rPr>
      </w:pPr>
      <w:r>
        <w:rPr>
          <w:rFonts w:ascii="黑体" w:eastAsia="黑体" w:hAnsi="黑体" w:cs="Arial" w:hint="eastAsia"/>
          <w:szCs w:val="21"/>
        </w:rPr>
        <w:t>表1</w:t>
      </w:r>
      <w:r>
        <w:rPr>
          <w:rFonts w:ascii="黑体" w:eastAsia="黑体" w:hAnsi="黑体" w:cs="Arial"/>
          <w:szCs w:val="21"/>
        </w:rPr>
        <w:t xml:space="preserve"> </w:t>
      </w:r>
      <w:r>
        <w:rPr>
          <w:rFonts w:ascii="黑体" w:eastAsia="黑体" w:hAnsi="黑体" w:cs="Arial" w:hint="eastAsia"/>
          <w:szCs w:val="21"/>
        </w:rPr>
        <w:t>不同区域测试方案建议</w:t>
      </w:r>
    </w:p>
    <w:tbl>
      <w:tblPr>
        <w:tblW w:w="91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2"/>
        <w:gridCol w:w="3930"/>
        <w:gridCol w:w="3402"/>
      </w:tblGrid>
      <w:tr w:rsidR="007810CD" w14:paraId="425D8251" w14:textId="77777777" w:rsidTr="000B7243">
        <w:trPr>
          <w:trHeight w:val="318"/>
          <w:jc w:val="center"/>
        </w:trPr>
        <w:tc>
          <w:tcPr>
            <w:tcW w:w="1842" w:type="dxa"/>
            <w:vAlign w:val="center"/>
          </w:tcPr>
          <w:p w14:paraId="037D375A" w14:textId="77777777" w:rsidR="007810CD" w:rsidRDefault="00F77F8C" w:rsidP="000B7243">
            <w:pPr>
              <w:widowControl/>
              <w:jc w:val="center"/>
              <w:rPr>
                <w:sz w:val="18"/>
                <w:szCs w:val="18"/>
              </w:rPr>
            </w:pPr>
            <w:r>
              <w:rPr>
                <w:rFonts w:hint="eastAsia"/>
                <w:sz w:val="18"/>
                <w:szCs w:val="18"/>
              </w:rPr>
              <w:t>测试类型</w:t>
            </w:r>
          </w:p>
        </w:tc>
        <w:tc>
          <w:tcPr>
            <w:tcW w:w="3930" w:type="dxa"/>
            <w:vAlign w:val="center"/>
          </w:tcPr>
          <w:p w14:paraId="75C11EF4" w14:textId="77777777" w:rsidR="007810CD" w:rsidRDefault="00F77F8C" w:rsidP="000B7243">
            <w:pPr>
              <w:widowControl/>
              <w:jc w:val="center"/>
              <w:rPr>
                <w:sz w:val="18"/>
                <w:szCs w:val="18"/>
              </w:rPr>
            </w:pPr>
            <w:r>
              <w:rPr>
                <w:rFonts w:hint="eastAsia"/>
                <w:sz w:val="18"/>
                <w:szCs w:val="18"/>
              </w:rPr>
              <w:t>对应的测试场景、区域</w:t>
            </w:r>
          </w:p>
        </w:tc>
        <w:tc>
          <w:tcPr>
            <w:tcW w:w="3402" w:type="dxa"/>
          </w:tcPr>
          <w:p w14:paraId="0CCD7DBD" w14:textId="77777777" w:rsidR="007810CD" w:rsidRDefault="00F77F8C" w:rsidP="000B7243">
            <w:pPr>
              <w:widowControl/>
              <w:jc w:val="center"/>
              <w:rPr>
                <w:sz w:val="18"/>
                <w:szCs w:val="18"/>
              </w:rPr>
            </w:pPr>
            <w:r>
              <w:rPr>
                <w:rFonts w:hint="eastAsia"/>
                <w:sz w:val="18"/>
                <w:szCs w:val="18"/>
              </w:rPr>
              <w:t>测试路线规划</w:t>
            </w:r>
          </w:p>
        </w:tc>
      </w:tr>
      <w:tr w:rsidR="007810CD" w14:paraId="450A7DBC" w14:textId="77777777" w:rsidTr="000B7243">
        <w:trPr>
          <w:trHeight w:val="318"/>
          <w:jc w:val="center"/>
        </w:trPr>
        <w:tc>
          <w:tcPr>
            <w:tcW w:w="1842" w:type="dxa"/>
            <w:vAlign w:val="center"/>
          </w:tcPr>
          <w:p w14:paraId="185D4248" w14:textId="77777777" w:rsidR="007810CD" w:rsidRDefault="00F77F8C" w:rsidP="000B7243">
            <w:pPr>
              <w:widowControl/>
              <w:jc w:val="center"/>
              <w:rPr>
                <w:sz w:val="18"/>
                <w:szCs w:val="18"/>
              </w:rPr>
            </w:pPr>
            <w:r>
              <w:rPr>
                <w:rFonts w:hint="eastAsia"/>
                <w:sz w:val="18"/>
                <w:szCs w:val="18"/>
              </w:rPr>
              <w:t>大区域覆盖测试</w:t>
            </w:r>
          </w:p>
        </w:tc>
        <w:tc>
          <w:tcPr>
            <w:tcW w:w="3930" w:type="dxa"/>
            <w:vAlign w:val="center"/>
          </w:tcPr>
          <w:p w14:paraId="4CC48A5D" w14:textId="77777777" w:rsidR="007810CD" w:rsidRDefault="00F77F8C" w:rsidP="000B7243">
            <w:pPr>
              <w:widowControl/>
              <w:jc w:val="left"/>
              <w:rPr>
                <w:rFonts w:ascii="Calibri" w:hAnsi="Calibri"/>
                <w:sz w:val="18"/>
                <w:szCs w:val="18"/>
              </w:rPr>
            </w:pPr>
            <w:r>
              <w:rPr>
                <w:rFonts w:hint="eastAsia"/>
                <w:sz w:val="18"/>
                <w:szCs w:val="18"/>
              </w:rPr>
              <w:t>大跨度城市测试场景</w:t>
            </w:r>
          </w:p>
        </w:tc>
        <w:tc>
          <w:tcPr>
            <w:tcW w:w="3402" w:type="dxa"/>
            <w:vAlign w:val="center"/>
          </w:tcPr>
          <w:p w14:paraId="2AFCF332" w14:textId="77777777" w:rsidR="007810CD" w:rsidRDefault="00F77F8C" w:rsidP="000B7243">
            <w:pPr>
              <w:widowControl/>
              <w:jc w:val="left"/>
              <w:rPr>
                <w:rFonts w:ascii="Calibri" w:hAnsi="Calibri"/>
                <w:sz w:val="18"/>
                <w:szCs w:val="18"/>
              </w:rPr>
            </w:pPr>
            <w:r>
              <w:rPr>
                <w:rFonts w:hint="eastAsia"/>
                <w:sz w:val="18"/>
                <w:szCs w:val="18"/>
              </w:rPr>
              <w:t>覆盖市区的城市快速路、主干道、次干道等城市道路一圈</w:t>
            </w:r>
          </w:p>
        </w:tc>
      </w:tr>
      <w:tr w:rsidR="007810CD" w14:paraId="3DA3FDAE" w14:textId="77777777" w:rsidTr="000B7243">
        <w:trPr>
          <w:trHeight w:val="318"/>
          <w:jc w:val="center"/>
        </w:trPr>
        <w:tc>
          <w:tcPr>
            <w:tcW w:w="1842" w:type="dxa"/>
            <w:vAlign w:val="center"/>
          </w:tcPr>
          <w:p w14:paraId="3E867475" w14:textId="77777777" w:rsidR="007810CD" w:rsidRDefault="00F77F8C" w:rsidP="000B7243">
            <w:pPr>
              <w:widowControl/>
              <w:jc w:val="center"/>
              <w:rPr>
                <w:sz w:val="18"/>
                <w:szCs w:val="18"/>
              </w:rPr>
            </w:pPr>
            <w:r>
              <w:rPr>
                <w:rFonts w:hint="eastAsia"/>
                <w:sz w:val="18"/>
                <w:szCs w:val="18"/>
              </w:rPr>
              <w:t>小区域覆盖测试</w:t>
            </w:r>
          </w:p>
        </w:tc>
        <w:tc>
          <w:tcPr>
            <w:tcW w:w="3930" w:type="dxa"/>
            <w:vAlign w:val="center"/>
          </w:tcPr>
          <w:p w14:paraId="472E7A34" w14:textId="77777777" w:rsidR="007810CD" w:rsidRDefault="00F77F8C" w:rsidP="000B7243">
            <w:pPr>
              <w:widowControl/>
              <w:jc w:val="left"/>
              <w:rPr>
                <w:rFonts w:ascii="Calibri" w:hAnsi="Calibri"/>
                <w:sz w:val="18"/>
                <w:szCs w:val="18"/>
              </w:rPr>
            </w:pPr>
            <w:r>
              <w:rPr>
                <w:rFonts w:hint="eastAsia"/>
                <w:sz w:val="18"/>
                <w:szCs w:val="18"/>
              </w:rPr>
              <w:t>点状分布的系统，包括机场、火车站、大型商厦、购物街、医院、企业单位及居民小区等</w:t>
            </w:r>
          </w:p>
        </w:tc>
        <w:tc>
          <w:tcPr>
            <w:tcW w:w="3402" w:type="dxa"/>
            <w:vAlign w:val="center"/>
          </w:tcPr>
          <w:p w14:paraId="5D130497" w14:textId="77777777" w:rsidR="007810CD" w:rsidRDefault="00F77F8C" w:rsidP="000B7243">
            <w:pPr>
              <w:widowControl/>
              <w:jc w:val="left"/>
              <w:rPr>
                <w:rFonts w:ascii="Calibri" w:hAnsi="Calibri"/>
                <w:sz w:val="18"/>
                <w:szCs w:val="18"/>
              </w:rPr>
            </w:pPr>
            <w:r>
              <w:rPr>
                <w:rFonts w:hint="eastAsia"/>
                <w:sz w:val="18"/>
                <w:szCs w:val="18"/>
              </w:rPr>
              <w:t>移动路线围绕覆盖区域的内部及沿线</w:t>
            </w:r>
          </w:p>
        </w:tc>
      </w:tr>
      <w:tr w:rsidR="007810CD" w14:paraId="751C0DD0" w14:textId="77777777" w:rsidTr="000B7243">
        <w:trPr>
          <w:trHeight w:val="318"/>
          <w:jc w:val="center"/>
        </w:trPr>
        <w:tc>
          <w:tcPr>
            <w:tcW w:w="1842" w:type="dxa"/>
            <w:vAlign w:val="center"/>
          </w:tcPr>
          <w:p w14:paraId="5747DA78" w14:textId="77777777" w:rsidR="007810CD" w:rsidRDefault="00F77F8C" w:rsidP="000B7243">
            <w:pPr>
              <w:widowControl/>
              <w:jc w:val="center"/>
              <w:rPr>
                <w:sz w:val="18"/>
                <w:szCs w:val="18"/>
              </w:rPr>
            </w:pPr>
            <w:r>
              <w:rPr>
                <w:rFonts w:hint="eastAsia"/>
                <w:sz w:val="18"/>
                <w:szCs w:val="18"/>
              </w:rPr>
              <w:t>轨道交通覆盖测试</w:t>
            </w:r>
          </w:p>
        </w:tc>
        <w:tc>
          <w:tcPr>
            <w:tcW w:w="3930" w:type="dxa"/>
            <w:vAlign w:val="center"/>
          </w:tcPr>
          <w:p w14:paraId="7A951AC3" w14:textId="77777777" w:rsidR="007810CD" w:rsidRDefault="00F77F8C" w:rsidP="000B7243">
            <w:pPr>
              <w:widowControl/>
              <w:jc w:val="left"/>
              <w:rPr>
                <w:rFonts w:ascii="Calibri" w:hAnsi="Calibri"/>
                <w:sz w:val="18"/>
                <w:szCs w:val="18"/>
              </w:rPr>
            </w:pPr>
            <w:r>
              <w:rPr>
                <w:rFonts w:hint="eastAsia"/>
                <w:sz w:val="18"/>
                <w:szCs w:val="18"/>
              </w:rPr>
              <w:t>线状分布的系统，包括机场快轨、地铁、城市轻轨等</w:t>
            </w:r>
          </w:p>
        </w:tc>
        <w:tc>
          <w:tcPr>
            <w:tcW w:w="3402" w:type="dxa"/>
            <w:vAlign w:val="center"/>
          </w:tcPr>
          <w:p w14:paraId="45309DA1" w14:textId="77777777" w:rsidR="007810CD" w:rsidRDefault="00F77F8C" w:rsidP="000B7243">
            <w:pPr>
              <w:widowControl/>
              <w:jc w:val="left"/>
              <w:rPr>
                <w:rFonts w:ascii="Calibri" w:hAnsi="Calibri"/>
                <w:sz w:val="18"/>
                <w:szCs w:val="18"/>
              </w:rPr>
            </w:pPr>
            <w:r>
              <w:rPr>
                <w:rFonts w:hint="eastAsia"/>
                <w:sz w:val="18"/>
                <w:szCs w:val="18"/>
              </w:rPr>
              <w:t>在线路中从始发站坐到终点站完成测试</w:t>
            </w:r>
          </w:p>
        </w:tc>
      </w:tr>
    </w:tbl>
    <w:p w14:paraId="504AED15" w14:textId="77777777" w:rsidR="007810CD" w:rsidRDefault="00F77F8C">
      <w:pPr>
        <w:widowControl/>
        <w:tabs>
          <w:tab w:val="center" w:pos="4201"/>
          <w:tab w:val="right" w:leader="dot" w:pos="9298"/>
        </w:tabs>
        <w:autoSpaceDE w:val="0"/>
        <w:autoSpaceDN w:val="0"/>
        <w:rPr>
          <w:rFonts w:ascii="宋体"/>
          <w:szCs w:val="21"/>
        </w:rPr>
      </w:pPr>
      <w:r>
        <w:rPr>
          <w:rFonts w:ascii="宋体"/>
          <w:szCs w:val="21"/>
        </w:rPr>
        <w:tab/>
        <w:t xml:space="preserve">     </w:t>
      </w:r>
    </w:p>
    <w:p w14:paraId="7E50885E" w14:textId="72442381" w:rsidR="007810CD" w:rsidRPr="00C65E83" w:rsidRDefault="00F77F8C" w:rsidP="00C65E83">
      <w:pPr>
        <w:tabs>
          <w:tab w:val="left" w:pos="-180"/>
        </w:tabs>
        <w:ind w:firstLineChars="200" w:firstLine="420"/>
        <w:rPr>
          <w:rFonts w:ascii="宋体" w:hAnsi="宋体" w:hint="eastAsia"/>
          <w:szCs w:val="21"/>
          <w:u w:color="000000"/>
        </w:rPr>
      </w:pPr>
      <w:r w:rsidRPr="00C65E83">
        <w:rPr>
          <w:rFonts w:ascii="宋体" w:hAnsi="宋体" w:hint="eastAsia"/>
          <w:szCs w:val="21"/>
          <w:u w:color="000000"/>
        </w:rPr>
        <w:t>固定点全天候抽样测试主要为了获取测试公众移动通信系统各个频段的频段占用度和用户承载率情况。测试选定该固定点的不同时间节点（例如，8:00、10:00、12:00、14:00、16:00、18:00、20:00、22:00）进行多次测量。考虑到不同人口密度导致的实际使用程度的区别，在实际测量中选择测试点需要覆盖热点地区、一般城区和郊区，对三类不同区域的划分建议向用频单位咨询。此外，考虑到不同时间段下实际使用程度的区别，在同一固定点下的实际测试时段应覆盖忙时与闲时。不同公众移动通信系统在不同区域的忙、闲时段，建议向用频单位咨询。此外，原始频段占用度和用户承载率测量数据应包括以下数据项：</w:t>
      </w:r>
    </w:p>
    <w:p w14:paraId="728C6DB7" w14:textId="66752A8E" w:rsidR="007810CD" w:rsidRPr="00C65E83" w:rsidRDefault="00E16B86" w:rsidP="00E16B86">
      <w:pPr>
        <w:pStyle w:val="afffffffffffe"/>
        <w:widowControl/>
        <w:tabs>
          <w:tab w:val="left" w:pos="-180"/>
        </w:tabs>
        <w:autoSpaceDE w:val="0"/>
        <w:autoSpaceDN w:val="0"/>
        <w:rPr>
          <w:rFonts w:ascii="宋体" w:hAnsi="宋体" w:hint="eastAsia"/>
          <w:szCs w:val="21"/>
          <w:u w:color="000000"/>
        </w:rPr>
      </w:pPr>
      <w:r w:rsidRPr="0054747B">
        <w:rPr>
          <w:szCs w:val="21"/>
          <w:u w:color="000000"/>
        </w:rPr>
        <w:t>——</w:t>
      </w:r>
      <w:r w:rsidR="00F77F8C" w:rsidRPr="00C65E83">
        <w:rPr>
          <w:rFonts w:ascii="宋体" w:hAnsi="宋体" w:hint="eastAsia"/>
          <w:szCs w:val="21"/>
          <w:u w:color="000000"/>
        </w:rPr>
        <w:t>测试类型信息：测试的公众移动通信系统名称，对应用频单位，待测频段；</w:t>
      </w:r>
    </w:p>
    <w:p w14:paraId="1059F128" w14:textId="6F953281" w:rsidR="007810CD" w:rsidRPr="00C65E83" w:rsidRDefault="00E16B86" w:rsidP="00E16B86">
      <w:pPr>
        <w:pStyle w:val="afffffffffffe"/>
        <w:widowControl/>
        <w:tabs>
          <w:tab w:val="left" w:pos="-180"/>
        </w:tabs>
        <w:autoSpaceDE w:val="0"/>
        <w:autoSpaceDN w:val="0"/>
        <w:rPr>
          <w:rFonts w:ascii="宋体" w:hAnsi="宋体" w:hint="eastAsia"/>
          <w:szCs w:val="21"/>
          <w:u w:color="000000"/>
        </w:rPr>
      </w:pPr>
      <w:r w:rsidRPr="0054747B">
        <w:rPr>
          <w:szCs w:val="21"/>
          <w:u w:color="000000"/>
        </w:rPr>
        <w:t>——</w:t>
      </w:r>
      <w:r w:rsidR="00F77F8C" w:rsidRPr="00C65E83">
        <w:rPr>
          <w:rFonts w:ascii="宋体" w:hAnsi="宋体" w:hint="eastAsia"/>
          <w:szCs w:val="21"/>
          <w:u w:color="000000"/>
        </w:rPr>
        <w:t>测试点信息：测试点的坐标（经度、纬度），每一次的测试时间及时长；</w:t>
      </w:r>
    </w:p>
    <w:p w14:paraId="65853FC1" w14:textId="010150F7" w:rsidR="007810CD" w:rsidRPr="00C65E83" w:rsidRDefault="00E16B86" w:rsidP="00E16B86">
      <w:pPr>
        <w:pStyle w:val="afffffffffffe"/>
        <w:widowControl/>
        <w:tabs>
          <w:tab w:val="left" w:pos="-180"/>
        </w:tabs>
        <w:autoSpaceDE w:val="0"/>
        <w:autoSpaceDN w:val="0"/>
        <w:rPr>
          <w:rFonts w:ascii="宋体" w:hAnsi="宋体" w:hint="eastAsia"/>
          <w:szCs w:val="21"/>
          <w:u w:color="000000"/>
        </w:rPr>
      </w:pPr>
      <w:r w:rsidRPr="0054747B">
        <w:rPr>
          <w:szCs w:val="21"/>
          <w:u w:color="000000"/>
        </w:rPr>
        <w:t>——</w:t>
      </w:r>
      <w:r w:rsidR="00F77F8C" w:rsidRPr="00C65E83">
        <w:rPr>
          <w:rFonts w:ascii="宋体" w:hAnsi="宋体" w:hint="eastAsia"/>
          <w:szCs w:val="21"/>
          <w:u w:color="000000"/>
        </w:rPr>
        <w:t>测试数据：每一次测试需存储不少于</w:t>
      </w:r>
      <w:r w:rsidR="00F77F8C" w:rsidRPr="00C65E83">
        <w:rPr>
          <w:rFonts w:ascii="宋体" w:hAnsi="宋体"/>
          <w:szCs w:val="21"/>
          <w:u w:color="000000"/>
        </w:rPr>
        <w:t>5</w:t>
      </w:r>
      <w:r w:rsidR="00F77F8C" w:rsidRPr="00C65E83">
        <w:rPr>
          <w:rFonts w:ascii="宋体" w:hAnsi="宋体" w:hint="eastAsia"/>
          <w:szCs w:val="21"/>
          <w:u w:color="000000"/>
        </w:rPr>
        <w:t>分钟数据用于设备解码解析，以便形成统计学意义的报告。</w:t>
      </w:r>
    </w:p>
    <w:p w14:paraId="68DD0C62" w14:textId="77777777" w:rsidR="007810CD" w:rsidRDefault="00F77F8C">
      <w:pPr>
        <w:pStyle w:val="a5"/>
        <w:ind w:left="0"/>
        <w:outlineLvl w:val="0"/>
      </w:pPr>
      <w:bookmarkStart w:id="329" w:name="_Toc195521557"/>
      <w:bookmarkEnd w:id="328"/>
      <w:r>
        <w:rPr>
          <w:rFonts w:hint="eastAsia"/>
        </w:rPr>
        <w:t>测试仪表性能指标要求</w:t>
      </w:r>
      <w:bookmarkEnd w:id="329"/>
      <w:r>
        <w:rPr>
          <w:rFonts w:hint="eastAsia"/>
        </w:rPr>
        <w:t xml:space="preserve"> </w:t>
      </w:r>
    </w:p>
    <w:p w14:paraId="03310D88" w14:textId="5014E729" w:rsidR="007810CD" w:rsidRPr="00A90926" w:rsidRDefault="00A90926" w:rsidP="00F448A6">
      <w:pPr>
        <w:pStyle w:val="afffffc"/>
      </w:pPr>
      <w:r>
        <w:rPr>
          <w:rFonts w:hint="eastAsia"/>
        </w:rPr>
        <w:t>测试仪表性能指标应符合表2要求。</w:t>
      </w:r>
    </w:p>
    <w:p w14:paraId="0BE0CC89" w14:textId="0AF70DF3" w:rsidR="007810CD" w:rsidRDefault="00F77F8C">
      <w:pPr>
        <w:pStyle w:val="afffc"/>
        <w:keepNext/>
        <w:jc w:val="center"/>
        <w:rPr>
          <w:rFonts w:ascii="黑体" w:hAnsi="黑体" w:hint="eastAsia"/>
          <w:sz w:val="21"/>
          <w:szCs w:val="21"/>
        </w:rPr>
      </w:pPr>
      <w:r>
        <w:rPr>
          <w:rFonts w:ascii="黑体" w:hAnsi="黑体" w:hint="eastAsia"/>
          <w:sz w:val="21"/>
          <w:szCs w:val="21"/>
        </w:rPr>
        <w:lastRenderedPageBreak/>
        <w:t>表</w:t>
      </w:r>
      <w:r>
        <w:rPr>
          <w:rFonts w:ascii="黑体" w:hAnsi="黑体"/>
          <w:sz w:val="21"/>
          <w:szCs w:val="21"/>
        </w:rPr>
        <w:t xml:space="preserve">2 </w:t>
      </w:r>
      <w:r>
        <w:rPr>
          <w:rFonts w:ascii="黑体" w:hAnsi="黑体" w:hint="eastAsia"/>
          <w:sz w:val="21"/>
          <w:szCs w:val="21"/>
        </w:rPr>
        <w:t>测试仪表要求</w:t>
      </w:r>
    </w:p>
    <w:tbl>
      <w:tblPr>
        <w:tblW w:w="9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4"/>
        <w:gridCol w:w="7574"/>
      </w:tblGrid>
      <w:tr w:rsidR="007810CD" w14:paraId="43C449A6" w14:textId="77777777" w:rsidTr="000B7243">
        <w:trPr>
          <w:trHeight w:val="318"/>
          <w:jc w:val="center"/>
        </w:trPr>
        <w:tc>
          <w:tcPr>
            <w:tcW w:w="1624" w:type="dxa"/>
            <w:vAlign w:val="center"/>
          </w:tcPr>
          <w:p w14:paraId="4A136B1A" w14:textId="77777777" w:rsidR="007810CD" w:rsidRDefault="00F77F8C">
            <w:pPr>
              <w:pStyle w:val="affffffffffff2"/>
              <w:ind w:leftChars="-53" w:left="1" w:hangingChars="62" w:hanging="112"/>
              <w:rPr>
                <w:rFonts w:ascii="宋体" w:hAnsi="宋体" w:hint="eastAsia"/>
                <w:sz w:val="18"/>
                <w:szCs w:val="18"/>
              </w:rPr>
            </w:pPr>
            <w:r>
              <w:rPr>
                <w:rFonts w:ascii="宋体" w:hAnsi="宋体" w:hint="eastAsia"/>
                <w:sz w:val="18"/>
                <w:szCs w:val="18"/>
              </w:rPr>
              <w:t>参数</w:t>
            </w:r>
          </w:p>
        </w:tc>
        <w:tc>
          <w:tcPr>
            <w:tcW w:w="7574" w:type="dxa"/>
            <w:vAlign w:val="center"/>
          </w:tcPr>
          <w:p w14:paraId="6600B247" w14:textId="77777777" w:rsidR="007810CD" w:rsidRDefault="00F77F8C">
            <w:pPr>
              <w:pStyle w:val="affffffffffff2"/>
              <w:ind w:firstLine="3"/>
              <w:rPr>
                <w:rFonts w:ascii="宋体" w:hAnsi="宋体" w:hint="eastAsia"/>
                <w:sz w:val="18"/>
                <w:szCs w:val="18"/>
              </w:rPr>
            </w:pPr>
            <w:r>
              <w:rPr>
                <w:rFonts w:ascii="宋体" w:hAnsi="宋体" w:hint="eastAsia"/>
                <w:sz w:val="18"/>
                <w:szCs w:val="18"/>
              </w:rPr>
              <w:t>测量要求</w:t>
            </w:r>
          </w:p>
        </w:tc>
      </w:tr>
      <w:tr w:rsidR="007810CD" w14:paraId="03D4CDD3" w14:textId="77777777" w:rsidTr="000B7243">
        <w:trPr>
          <w:trHeight w:val="318"/>
          <w:jc w:val="center"/>
        </w:trPr>
        <w:tc>
          <w:tcPr>
            <w:tcW w:w="1624" w:type="dxa"/>
            <w:vAlign w:val="center"/>
          </w:tcPr>
          <w:p w14:paraId="5C4A48CF" w14:textId="77777777" w:rsidR="007810CD" w:rsidRDefault="00F77F8C">
            <w:pPr>
              <w:pStyle w:val="affffffffffff2"/>
              <w:ind w:leftChars="-53" w:left="1" w:hangingChars="62" w:hanging="112"/>
              <w:rPr>
                <w:rFonts w:ascii="宋体" w:hAnsi="宋体" w:hint="eastAsia"/>
                <w:sz w:val="18"/>
                <w:szCs w:val="18"/>
              </w:rPr>
            </w:pPr>
            <w:r>
              <w:rPr>
                <w:rFonts w:ascii="宋体" w:hAnsi="宋体" w:hint="eastAsia"/>
                <w:sz w:val="18"/>
                <w:szCs w:val="18"/>
              </w:rPr>
              <w:t>频段</w:t>
            </w:r>
          </w:p>
        </w:tc>
        <w:tc>
          <w:tcPr>
            <w:tcW w:w="7574" w:type="dxa"/>
            <w:vAlign w:val="center"/>
          </w:tcPr>
          <w:p w14:paraId="28D80F6F" w14:textId="77777777" w:rsidR="007810CD" w:rsidRDefault="00F77F8C">
            <w:pPr>
              <w:pStyle w:val="affffffffffff2"/>
              <w:jc w:val="left"/>
              <w:rPr>
                <w:rFonts w:ascii="宋体" w:hAnsi="宋体" w:hint="eastAsia"/>
                <w:sz w:val="18"/>
                <w:szCs w:val="18"/>
              </w:rPr>
            </w:pPr>
            <w:r>
              <w:rPr>
                <w:rFonts w:ascii="宋体" w:hAnsi="宋体"/>
                <w:sz w:val="18"/>
                <w:szCs w:val="18"/>
              </w:rPr>
              <w:t>100MHz</w:t>
            </w:r>
            <w:r>
              <w:rPr>
                <w:sz w:val="18"/>
                <w:szCs w:val="18"/>
              </w:rPr>
              <w:t>~</w:t>
            </w:r>
            <w:r>
              <w:rPr>
                <w:rFonts w:ascii="宋体" w:hAnsi="宋体"/>
                <w:sz w:val="18"/>
                <w:szCs w:val="18"/>
              </w:rPr>
              <w:t>6GHz</w:t>
            </w:r>
          </w:p>
        </w:tc>
      </w:tr>
      <w:tr w:rsidR="007810CD" w14:paraId="20254D31" w14:textId="77777777" w:rsidTr="000B7243">
        <w:trPr>
          <w:trHeight w:val="318"/>
          <w:jc w:val="center"/>
        </w:trPr>
        <w:tc>
          <w:tcPr>
            <w:tcW w:w="1624" w:type="dxa"/>
            <w:vAlign w:val="center"/>
          </w:tcPr>
          <w:p w14:paraId="15E8C97C" w14:textId="77777777" w:rsidR="007810CD" w:rsidRDefault="00F77F8C">
            <w:pPr>
              <w:pStyle w:val="affffffffffff2"/>
              <w:ind w:leftChars="-53" w:left="1" w:hangingChars="62" w:hanging="112"/>
              <w:rPr>
                <w:rFonts w:ascii="宋体" w:hAnsi="宋体" w:hint="eastAsia"/>
                <w:sz w:val="18"/>
                <w:szCs w:val="18"/>
              </w:rPr>
            </w:pPr>
            <w:r>
              <w:rPr>
                <w:rFonts w:ascii="宋体" w:hAnsi="宋体" w:hint="eastAsia"/>
                <w:sz w:val="18"/>
                <w:szCs w:val="18"/>
              </w:rPr>
              <w:t>扫描模式</w:t>
            </w:r>
          </w:p>
        </w:tc>
        <w:tc>
          <w:tcPr>
            <w:tcW w:w="7574" w:type="dxa"/>
            <w:vAlign w:val="center"/>
          </w:tcPr>
          <w:p w14:paraId="1E864582" w14:textId="0C563B55" w:rsidR="007810CD" w:rsidRDefault="003B2860" w:rsidP="003B2860">
            <w:pPr>
              <w:pStyle w:val="affffffffffff2"/>
              <w:jc w:val="left"/>
              <w:rPr>
                <w:rFonts w:ascii="宋体" w:hAnsi="宋体" w:hint="eastAsia"/>
                <w:sz w:val="18"/>
                <w:szCs w:val="18"/>
              </w:rPr>
            </w:pPr>
            <w:r w:rsidRPr="003B2860">
              <w:rPr>
                <w:rFonts w:ascii="宋体" w:hAnsi="宋体" w:hint="eastAsia"/>
                <w:sz w:val="18"/>
                <w:szCs w:val="18"/>
              </w:rPr>
              <w:t>全频段扫描模式</w:t>
            </w:r>
            <w:r w:rsidR="00F77F8C">
              <w:rPr>
                <w:rFonts w:ascii="宋体" w:hAnsi="宋体" w:hint="eastAsia"/>
                <w:sz w:val="18"/>
                <w:szCs w:val="18"/>
              </w:rPr>
              <w:t>、</w:t>
            </w:r>
            <w:r w:rsidRPr="003B2860">
              <w:rPr>
                <w:rFonts w:ascii="宋体" w:hAnsi="宋体" w:hint="eastAsia"/>
                <w:sz w:val="18"/>
                <w:szCs w:val="18"/>
              </w:rPr>
              <w:t>固定频率模式</w:t>
            </w:r>
          </w:p>
        </w:tc>
      </w:tr>
      <w:tr w:rsidR="007810CD" w14:paraId="53B07E9D" w14:textId="77777777" w:rsidTr="000B7243">
        <w:trPr>
          <w:trHeight w:val="318"/>
          <w:jc w:val="center"/>
        </w:trPr>
        <w:tc>
          <w:tcPr>
            <w:tcW w:w="1624" w:type="dxa"/>
            <w:vAlign w:val="center"/>
          </w:tcPr>
          <w:p w14:paraId="520F16C8" w14:textId="77777777" w:rsidR="007810CD" w:rsidRDefault="00F77F8C">
            <w:pPr>
              <w:pStyle w:val="affffffffffff2"/>
              <w:ind w:leftChars="-53" w:left="1" w:hangingChars="62" w:hanging="112"/>
              <w:rPr>
                <w:rFonts w:ascii="宋体" w:hAnsi="宋体" w:hint="eastAsia"/>
                <w:sz w:val="18"/>
                <w:szCs w:val="18"/>
              </w:rPr>
            </w:pPr>
            <w:r>
              <w:rPr>
                <w:rFonts w:ascii="宋体" w:hAnsi="宋体" w:hint="eastAsia"/>
                <w:sz w:val="18"/>
                <w:szCs w:val="18"/>
              </w:rPr>
              <w:t>解析能力</w:t>
            </w:r>
          </w:p>
        </w:tc>
        <w:tc>
          <w:tcPr>
            <w:tcW w:w="7574" w:type="dxa"/>
            <w:vAlign w:val="center"/>
          </w:tcPr>
          <w:p w14:paraId="27E9E986" w14:textId="77777777" w:rsidR="007810CD" w:rsidRDefault="00F77F8C">
            <w:pPr>
              <w:pStyle w:val="affffffffffff2"/>
              <w:jc w:val="left"/>
              <w:rPr>
                <w:rFonts w:ascii="宋体" w:hAnsi="宋体" w:hint="eastAsia"/>
                <w:sz w:val="18"/>
                <w:szCs w:val="18"/>
                <w:vertAlign w:val="superscript"/>
              </w:rPr>
            </w:pPr>
            <w:r>
              <w:rPr>
                <w:rFonts w:ascii="宋体" w:hAnsi="宋体" w:hint="eastAsia"/>
                <w:sz w:val="18"/>
                <w:szCs w:val="18"/>
              </w:rPr>
              <w:t>应支持3GPP移动通信协议盲解析，需解析出MCC、MNC、Cell</w:t>
            </w:r>
            <w:r>
              <w:rPr>
                <w:rFonts w:ascii="宋体" w:hAnsi="宋体"/>
                <w:sz w:val="18"/>
                <w:szCs w:val="18"/>
              </w:rPr>
              <w:t xml:space="preserve"> </w:t>
            </w:r>
            <w:r>
              <w:rPr>
                <w:rFonts w:ascii="宋体" w:hAnsi="宋体" w:hint="eastAsia"/>
                <w:sz w:val="18"/>
                <w:szCs w:val="18"/>
              </w:rPr>
              <w:t>ID、小区频点信息</w:t>
            </w:r>
          </w:p>
        </w:tc>
      </w:tr>
      <w:tr w:rsidR="007810CD" w14:paraId="51D4BB5D" w14:textId="77777777" w:rsidTr="000B7243">
        <w:trPr>
          <w:trHeight w:val="318"/>
          <w:jc w:val="center"/>
        </w:trPr>
        <w:tc>
          <w:tcPr>
            <w:tcW w:w="1624" w:type="dxa"/>
            <w:vAlign w:val="center"/>
          </w:tcPr>
          <w:p w14:paraId="70AC8954" w14:textId="77777777" w:rsidR="007810CD" w:rsidRDefault="00F77F8C">
            <w:pPr>
              <w:pStyle w:val="affffffffffff2"/>
              <w:ind w:leftChars="-53" w:left="1" w:hangingChars="62" w:hanging="112"/>
              <w:rPr>
                <w:rFonts w:ascii="宋体" w:hAnsi="宋体" w:hint="eastAsia"/>
                <w:sz w:val="18"/>
                <w:szCs w:val="18"/>
              </w:rPr>
            </w:pPr>
            <w:r>
              <w:rPr>
                <w:rFonts w:ascii="宋体" w:hAnsi="宋体" w:hint="eastAsia"/>
                <w:sz w:val="18"/>
                <w:szCs w:val="18"/>
              </w:rPr>
              <w:t>定位能力</w:t>
            </w:r>
          </w:p>
        </w:tc>
        <w:tc>
          <w:tcPr>
            <w:tcW w:w="7574" w:type="dxa"/>
            <w:vAlign w:val="center"/>
          </w:tcPr>
          <w:p w14:paraId="261D483D" w14:textId="0C62C509" w:rsidR="007810CD" w:rsidRDefault="00F77F8C">
            <w:pPr>
              <w:pStyle w:val="affffffffffff2"/>
              <w:jc w:val="left"/>
              <w:rPr>
                <w:rFonts w:ascii="宋体" w:hAnsi="宋体" w:hint="eastAsia"/>
                <w:sz w:val="18"/>
                <w:szCs w:val="18"/>
              </w:rPr>
            </w:pPr>
            <w:r>
              <w:rPr>
                <w:rFonts w:ascii="宋体" w:hAnsi="宋体" w:hint="eastAsia"/>
                <w:sz w:val="18"/>
                <w:szCs w:val="18"/>
              </w:rPr>
              <w:t>应搭载北斗卫星导航系统或GPS定位</w:t>
            </w:r>
          </w:p>
        </w:tc>
      </w:tr>
      <w:tr w:rsidR="007810CD" w14:paraId="3B6801DA" w14:textId="77777777" w:rsidTr="000B7243">
        <w:trPr>
          <w:trHeight w:val="318"/>
          <w:jc w:val="center"/>
        </w:trPr>
        <w:tc>
          <w:tcPr>
            <w:tcW w:w="1624" w:type="dxa"/>
            <w:vAlign w:val="center"/>
          </w:tcPr>
          <w:p w14:paraId="6924CC41" w14:textId="442D9009" w:rsidR="007810CD" w:rsidRDefault="00F77F8C">
            <w:pPr>
              <w:pStyle w:val="affffffffffff2"/>
              <w:ind w:leftChars="-53" w:left="1" w:hangingChars="62" w:hanging="112"/>
              <w:rPr>
                <w:rFonts w:ascii="宋体" w:hAnsi="宋体" w:hint="eastAsia"/>
                <w:sz w:val="18"/>
                <w:szCs w:val="18"/>
              </w:rPr>
            </w:pPr>
            <w:r>
              <w:rPr>
                <w:rFonts w:ascii="宋体" w:hAnsi="宋体" w:hint="eastAsia"/>
                <w:sz w:val="18"/>
                <w:szCs w:val="18"/>
              </w:rPr>
              <w:t>天线</w:t>
            </w:r>
          </w:p>
        </w:tc>
        <w:tc>
          <w:tcPr>
            <w:tcW w:w="7574" w:type="dxa"/>
            <w:vAlign w:val="center"/>
          </w:tcPr>
          <w:p w14:paraId="43BCC1EA" w14:textId="22FB71BA" w:rsidR="007810CD" w:rsidRDefault="00F77F8C">
            <w:pPr>
              <w:pStyle w:val="affffffffffff2"/>
              <w:jc w:val="left"/>
              <w:rPr>
                <w:rFonts w:ascii="宋体" w:hAnsi="宋体" w:hint="eastAsia"/>
                <w:sz w:val="18"/>
                <w:szCs w:val="18"/>
              </w:rPr>
            </w:pPr>
            <w:r>
              <w:rPr>
                <w:rFonts w:ascii="宋体" w:hAnsi="宋体" w:hint="eastAsia"/>
                <w:sz w:val="18"/>
                <w:szCs w:val="18"/>
              </w:rPr>
              <w:t>应搭载全向天线、方向性天线</w:t>
            </w:r>
          </w:p>
        </w:tc>
      </w:tr>
      <w:tr w:rsidR="007810CD" w14:paraId="6158DA9E" w14:textId="77777777" w:rsidTr="000B7243">
        <w:trPr>
          <w:trHeight w:val="318"/>
          <w:jc w:val="center"/>
        </w:trPr>
        <w:tc>
          <w:tcPr>
            <w:tcW w:w="1624" w:type="dxa"/>
            <w:vAlign w:val="center"/>
          </w:tcPr>
          <w:p w14:paraId="201BEBDA" w14:textId="77777777" w:rsidR="007810CD" w:rsidRDefault="00F77F8C">
            <w:pPr>
              <w:pStyle w:val="affffffffffff2"/>
              <w:ind w:leftChars="-53" w:left="1" w:hangingChars="62" w:hanging="112"/>
              <w:rPr>
                <w:rFonts w:ascii="宋体" w:hAnsi="宋体" w:hint="eastAsia"/>
                <w:sz w:val="18"/>
                <w:szCs w:val="18"/>
              </w:rPr>
            </w:pPr>
            <w:r>
              <w:rPr>
                <w:rFonts w:ascii="宋体" w:hAnsi="宋体" w:hint="eastAsia"/>
                <w:sz w:val="18"/>
                <w:szCs w:val="18"/>
              </w:rPr>
              <w:t>校准</w:t>
            </w:r>
          </w:p>
        </w:tc>
        <w:tc>
          <w:tcPr>
            <w:tcW w:w="7574" w:type="dxa"/>
            <w:vAlign w:val="center"/>
          </w:tcPr>
          <w:p w14:paraId="6A33D3FF" w14:textId="71276EF3" w:rsidR="007810CD" w:rsidRDefault="00F77F8C">
            <w:pPr>
              <w:pStyle w:val="affffffffffff2"/>
              <w:jc w:val="left"/>
              <w:rPr>
                <w:rFonts w:ascii="宋体" w:hAnsi="宋体" w:hint="eastAsia"/>
                <w:sz w:val="18"/>
                <w:szCs w:val="18"/>
              </w:rPr>
            </w:pPr>
            <w:r>
              <w:rPr>
                <w:rFonts w:ascii="宋体" w:hAnsi="宋体" w:hint="eastAsia"/>
                <w:sz w:val="18"/>
                <w:szCs w:val="18"/>
              </w:rPr>
              <w:t>测试前，测试仪表、测试天线、测试线缆应完成校准，存储校准数据，将校准数据结果作为测试数据的附件</w:t>
            </w:r>
          </w:p>
        </w:tc>
      </w:tr>
    </w:tbl>
    <w:p w14:paraId="10F7AC63" w14:textId="77777777" w:rsidR="007810CD" w:rsidRDefault="00F77F8C">
      <w:pPr>
        <w:pStyle w:val="a5"/>
        <w:ind w:left="0"/>
        <w:outlineLvl w:val="0"/>
      </w:pPr>
      <w:bookmarkStart w:id="330" w:name="_Toc195521558"/>
      <w:r>
        <w:rPr>
          <w:rFonts w:hint="eastAsia"/>
        </w:rPr>
        <w:t>各项评价指标的评价标准</w:t>
      </w:r>
      <w:bookmarkEnd w:id="330"/>
    </w:p>
    <w:p w14:paraId="089D1016" w14:textId="77777777" w:rsidR="007810CD" w:rsidRDefault="00F77F8C">
      <w:pPr>
        <w:pStyle w:val="a6"/>
        <w:outlineLvl w:val="1"/>
      </w:pPr>
      <w:bookmarkStart w:id="331" w:name="_Toc195521559"/>
      <w:r>
        <w:rPr>
          <w:rFonts w:hint="eastAsia"/>
        </w:rPr>
        <w:t>各项评价指标定义的补充说明</w:t>
      </w:r>
      <w:bookmarkEnd w:id="331"/>
    </w:p>
    <w:p w14:paraId="49F61B9A" w14:textId="1123053B" w:rsidR="007810CD" w:rsidRDefault="00F77F8C">
      <w:pPr>
        <w:pStyle w:val="a7"/>
        <w:spacing w:before="156" w:after="156"/>
        <w:ind w:left="0"/>
        <w:outlineLvl w:val="2"/>
      </w:pPr>
      <w:bookmarkStart w:id="332" w:name="_Toc20477225"/>
      <w:bookmarkStart w:id="333" w:name="_Toc166076978"/>
      <w:bookmarkStart w:id="334" w:name="_Toc166318383"/>
      <w:bookmarkStart w:id="335" w:name="_Toc166318460"/>
      <w:bookmarkStart w:id="336" w:name="_Toc195521560"/>
      <w:r>
        <w:rPr>
          <w:rFonts w:hint="eastAsia"/>
        </w:rPr>
        <w:t>频段占用度</w:t>
      </w:r>
      <w:bookmarkEnd w:id="332"/>
      <w:bookmarkEnd w:id="333"/>
      <w:bookmarkEnd w:id="334"/>
      <w:bookmarkEnd w:id="335"/>
      <w:r w:rsidR="00994661">
        <w:rPr>
          <w:rFonts w:hint="eastAsia"/>
        </w:rPr>
        <w:t>验证</w:t>
      </w:r>
      <w:bookmarkEnd w:id="336"/>
    </w:p>
    <w:p w14:paraId="018DAD81" w14:textId="120A6F08" w:rsidR="007810CD" w:rsidDel="008C3A5B" w:rsidRDefault="00F77F8C">
      <w:pPr>
        <w:pStyle w:val="afffffc"/>
        <w:rPr>
          <w:del w:id="337" w:author="D H" w:date="2025-04-14T10:42:00Z" w16du:dateUtc="2025-04-14T02:42:00Z"/>
          <w:rFonts w:hAnsi="宋体" w:hint="eastAsia"/>
          <w:color w:val="000000"/>
          <w:szCs w:val="21"/>
          <w:lang w:val="zh-CN"/>
        </w:rPr>
      </w:pPr>
      <w:del w:id="338" w:author="D H" w:date="2025-04-14T10:42:00Z" w16du:dateUtc="2025-04-14T02:42:00Z">
        <w:r w:rsidDel="008C3A5B">
          <w:rPr>
            <w:rFonts w:hAnsi="宋体" w:hint="eastAsia"/>
            <w:color w:val="000000"/>
            <w:szCs w:val="21"/>
          </w:rPr>
          <w:delText>实际使用频率范围与行政许可批准的使用频率范围之比。</w:delText>
        </w:r>
      </w:del>
    </w:p>
    <w:p w14:paraId="3345D713" w14:textId="16B38360" w:rsidR="007810CD" w:rsidRDefault="00F77F8C">
      <w:pPr>
        <w:pStyle w:val="afffffc"/>
        <w:rPr>
          <w:rFonts w:hAnsi="宋体" w:hint="eastAsia"/>
          <w:szCs w:val="21"/>
        </w:rPr>
      </w:pPr>
      <w:del w:id="339" w:author="D H" w:date="2025-04-14T10:42:00Z" w16du:dateUtc="2025-04-14T02:42:00Z">
        <w:r w:rsidDel="008C3A5B">
          <w:rPr>
            <w:rFonts w:hAnsi="宋体" w:hint="eastAsia"/>
            <w:szCs w:val="21"/>
          </w:rPr>
          <w:delText>其中，</w:delText>
        </w:r>
      </w:del>
      <w:r>
        <w:rPr>
          <w:rFonts w:hAnsi="宋体" w:hint="eastAsia"/>
          <w:szCs w:val="21"/>
        </w:rPr>
        <w:t>行政许可批准的带宽是指无线电管理机构指配给用频部门使用频率的范围，在无线电管理机构颁发的无线电频率许可证上已标明。在实际测量中，在许可范围内的某个频点上测得信号，并通过对信号进行解调、解码和分析识别确定是来自于该频段的公众移动通信系统的已许可用户</w:t>
      </w:r>
      <w:r>
        <w:rPr>
          <w:rFonts w:hAnsi="宋体" w:hint="eastAsia"/>
          <w:color w:val="000000"/>
          <w:szCs w:val="21"/>
          <w:lang w:val="zh-CN"/>
        </w:rPr>
        <w:t>所得的信号特征，</w:t>
      </w:r>
      <w:r w:rsidR="00A41D5F">
        <w:rPr>
          <w:rFonts w:hAnsi="宋体"/>
          <w:color w:val="000000"/>
          <w:szCs w:val="21"/>
          <w:lang w:val="zh-CN"/>
        </w:rPr>
        <w:t>Cell ID</w:t>
      </w:r>
      <w:r>
        <w:rPr>
          <w:rFonts w:hAnsi="宋体" w:hint="eastAsia"/>
          <w:color w:val="000000"/>
          <w:szCs w:val="21"/>
          <w:lang w:val="zh-CN"/>
        </w:rPr>
        <w:t>、MCC和MNC均符合</w:t>
      </w:r>
      <w:r w:rsidR="004360B4">
        <w:rPr>
          <w:rFonts w:hAnsi="宋体" w:hint="eastAsia"/>
          <w:color w:val="000000"/>
          <w:szCs w:val="21"/>
          <w:lang w:val="zh-CN"/>
        </w:rPr>
        <w:t>现有</w:t>
      </w:r>
      <w:r w:rsidR="005234FA">
        <w:rPr>
          <w:rFonts w:hAnsi="宋体" w:hint="eastAsia"/>
          <w:color w:val="000000"/>
          <w:szCs w:val="21"/>
          <w:lang w:val="zh-CN"/>
        </w:rPr>
        <w:t>许可</w:t>
      </w:r>
      <w:r>
        <w:rPr>
          <w:rFonts w:hAnsi="宋体" w:hint="eastAsia"/>
          <w:szCs w:val="21"/>
        </w:rPr>
        <w:t>，即认为该频点被该公众移动通信系统所占用。</w:t>
      </w:r>
    </w:p>
    <w:p w14:paraId="7E4A15A9" w14:textId="158FCFD2" w:rsidR="007810CD" w:rsidRDefault="00F77F8C">
      <w:pPr>
        <w:pStyle w:val="a7"/>
        <w:spacing w:before="156" w:after="156"/>
        <w:ind w:left="0"/>
        <w:outlineLvl w:val="2"/>
      </w:pPr>
      <w:bookmarkStart w:id="340" w:name="_Toc20477226"/>
      <w:bookmarkStart w:id="341" w:name="_Toc166076979"/>
      <w:bookmarkStart w:id="342" w:name="_Toc166318384"/>
      <w:bookmarkStart w:id="343" w:name="_Toc166318461"/>
      <w:bookmarkStart w:id="344" w:name="_Toc195521561"/>
      <w:r>
        <w:rPr>
          <w:rFonts w:hint="eastAsia"/>
        </w:rPr>
        <w:t>区域覆盖率</w:t>
      </w:r>
      <w:bookmarkEnd w:id="340"/>
      <w:bookmarkEnd w:id="341"/>
      <w:bookmarkEnd w:id="342"/>
      <w:bookmarkEnd w:id="343"/>
      <w:r w:rsidR="00994661">
        <w:rPr>
          <w:rFonts w:hint="eastAsia"/>
        </w:rPr>
        <w:t>验证</w:t>
      </w:r>
      <w:bookmarkEnd w:id="344"/>
    </w:p>
    <w:p w14:paraId="7B2DEAAA" w14:textId="551BCE7F" w:rsidR="007810CD" w:rsidRDefault="00F77F8C">
      <w:pPr>
        <w:pStyle w:val="18"/>
        <w:spacing w:line="240" w:lineRule="auto"/>
        <w:ind w:firstLineChars="200" w:firstLine="420"/>
        <w:jc w:val="both"/>
        <w:rPr>
          <w:rFonts w:hint="eastAsia"/>
          <w:kern w:val="2"/>
          <w:sz w:val="21"/>
          <w:szCs w:val="21"/>
        </w:rPr>
      </w:pPr>
      <w:del w:id="345" w:author="D H" w:date="2025-04-14T10:43:00Z" w16du:dateUtc="2025-04-14T02:43:00Z">
        <w:r w:rsidDel="008C3A5B">
          <w:rPr>
            <w:rFonts w:hint="eastAsia"/>
            <w:kern w:val="2"/>
            <w:sz w:val="21"/>
            <w:szCs w:val="21"/>
          </w:rPr>
          <w:delText>取得许可的频率开展无线电业务的实际使用地域（以平方千米为单位）与行政许可批准的频率使用地域的面积之比。</w:delText>
        </w:r>
      </w:del>
      <w:r>
        <w:rPr>
          <w:rFonts w:hint="eastAsia"/>
          <w:kern w:val="2"/>
          <w:sz w:val="21"/>
          <w:szCs w:val="21"/>
        </w:rPr>
        <w:t>在许可范围内的某个频点上测得信号，并通过对信号进行解调、解码和分析识别确定所得的信号特征，</w:t>
      </w:r>
      <w:r w:rsidR="00A41D5F">
        <w:rPr>
          <w:color w:val="000000"/>
          <w:szCs w:val="21"/>
          <w:lang w:val="zh-CN"/>
        </w:rPr>
        <w:t>Cell ID</w:t>
      </w:r>
      <w:r>
        <w:rPr>
          <w:rFonts w:hint="eastAsia"/>
          <w:kern w:val="2"/>
          <w:sz w:val="21"/>
          <w:szCs w:val="21"/>
        </w:rPr>
        <w:t>、MCC和MNC均符合</w:t>
      </w:r>
      <w:r w:rsidR="00B73EFB">
        <w:rPr>
          <w:rFonts w:hint="eastAsia"/>
          <w:kern w:val="2"/>
          <w:sz w:val="21"/>
          <w:szCs w:val="21"/>
        </w:rPr>
        <w:t>现有许可</w:t>
      </w:r>
      <w:r>
        <w:rPr>
          <w:rFonts w:hint="eastAsia"/>
          <w:kern w:val="2"/>
          <w:sz w:val="21"/>
          <w:szCs w:val="21"/>
        </w:rPr>
        <w:t>，即认为该区域被该公众移动通信系统覆盖。</w:t>
      </w:r>
    </w:p>
    <w:p w14:paraId="0E189E95" w14:textId="237C2849" w:rsidR="00C32C16" w:rsidRPr="00C32C16" w:rsidRDefault="00F77F8C" w:rsidP="00C32C16">
      <w:pPr>
        <w:pStyle w:val="a7"/>
        <w:spacing w:before="156" w:after="156"/>
        <w:ind w:left="0"/>
        <w:outlineLvl w:val="2"/>
        <w:rPr>
          <w:rFonts w:ascii="宋体" w:eastAsia="宋体" w:hAnsi="宋体" w:hint="eastAsia"/>
          <w:kern w:val="2"/>
          <w:u w:color="000000"/>
        </w:rPr>
      </w:pPr>
      <w:bookmarkStart w:id="346" w:name="_Toc20477227"/>
      <w:bookmarkStart w:id="347" w:name="_Toc166076980"/>
      <w:bookmarkStart w:id="348" w:name="_Toc166318385"/>
      <w:bookmarkStart w:id="349" w:name="_Toc166318462"/>
      <w:bookmarkStart w:id="350" w:name="_Toc195521562"/>
      <w:r>
        <w:rPr>
          <w:rFonts w:hint="eastAsia"/>
        </w:rPr>
        <w:t>用户承载率</w:t>
      </w:r>
      <w:bookmarkEnd w:id="346"/>
      <w:bookmarkEnd w:id="347"/>
      <w:bookmarkEnd w:id="348"/>
      <w:bookmarkEnd w:id="349"/>
      <w:r w:rsidR="00994661">
        <w:rPr>
          <w:rFonts w:hint="eastAsia"/>
        </w:rPr>
        <w:t>验证</w:t>
      </w:r>
      <w:bookmarkEnd w:id="350"/>
    </w:p>
    <w:p w14:paraId="2B908481" w14:textId="607158C7" w:rsidR="007810CD" w:rsidRPr="00F448A6" w:rsidRDefault="00C32C16" w:rsidP="00F448A6">
      <w:pPr>
        <w:pStyle w:val="a7"/>
        <w:numPr>
          <w:ilvl w:val="0"/>
          <w:numId w:val="0"/>
        </w:numPr>
        <w:spacing w:before="156" w:after="156"/>
        <w:outlineLvl w:val="9"/>
        <w:rPr>
          <w:rFonts w:ascii="宋体" w:eastAsia="宋体" w:hAnsi="宋体" w:hint="eastAsia"/>
          <w:kern w:val="2"/>
          <w:u w:color="000000"/>
        </w:rPr>
      </w:pPr>
      <w:r>
        <w:tab/>
      </w:r>
      <w:del w:id="351" w:author="D H" w:date="2025-04-14T10:44:00Z" w16du:dateUtc="2025-04-14T02:44:00Z">
        <w:r w:rsidR="00123358" w:rsidRPr="00123358" w:rsidDel="008C3A5B">
          <w:rPr>
            <w:rFonts w:ascii="宋体" w:eastAsia="宋体" w:hAnsi="宋体" w:hint="eastAsia"/>
            <w:kern w:val="2"/>
            <w:u w:color="000000"/>
          </w:rPr>
          <w:delText>用户承载率是指利用取得许可的频率开展无线电业务实际承载的用户数量与经专家评估论证应能承载的用户数量之比</w:delText>
        </w:r>
        <w:r w:rsidR="00123358" w:rsidDel="008C3A5B">
          <w:rPr>
            <w:rFonts w:ascii="宋体" w:eastAsia="宋体" w:hAnsi="宋体" w:hint="eastAsia"/>
            <w:kern w:val="2"/>
            <w:u w:color="000000"/>
          </w:rPr>
          <w:delText>。</w:delText>
        </w:r>
      </w:del>
      <w:r w:rsidR="00D70A34" w:rsidRPr="00C32C16">
        <w:rPr>
          <w:rFonts w:ascii="宋体" w:eastAsia="宋体" w:hAnsi="宋体" w:hint="eastAsia"/>
          <w:kern w:val="2"/>
          <w:u w:color="000000"/>
        </w:rPr>
        <w:t>针对</w:t>
      </w:r>
      <w:r w:rsidR="00D70A34" w:rsidRPr="00C32C16">
        <w:rPr>
          <w:rFonts w:ascii="宋体" w:eastAsia="宋体" w:hAnsi="宋体"/>
          <w:kern w:val="2"/>
          <w:u w:color="000000"/>
        </w:rPr>
        <w:t>GSM系统，用户承载率使用时隙占用度</w:t>
      </w:r>
      <w:r w:rsidR="00D70A34" w:rsidRPr="00C32C16">
        <w:rPr>
          <w:rFonts w:ascii="宋体" w:eastAsia="宋体" w:hAnsi="宋体" w:hint="eastAsia"/>
          <w:kern w:val="2"/>
          <w:u w:color="000000"/>
        </w:rPr>
        <w:t>来衡量；针对</w:t>
      </w:r>
      <w:r w:rsidR="00D70A34" w:rsidRPr="00C32C16">
        <w:rPr>
          <w:rFonts w:ascii="宋体" w:eastAsia="宋体" w:hAnsi="宋体"/>
          <w:kern w:val="2"/>
          <w:u w:color="000000"/>
        </w:rPr>
        <w:t>码分多址系统，用户承载率使用码道占用度来测量；</w:t>
      </w:r>
      <w:r w:rsidR="00D70A34" w:rsidRPr="00C32C16">
        <w:rPr>
          <w:rFonts w:ascii="宋体" w:eastAsia="宋体" w:hAnsi="宋体" w:hint="eastAsia"/>
          <w:kern w:val="2"/>
          <w:u w:color="000000"/>
        </w:rPr>
        <w:t>针对</w:t>
      </w:r>
      <w:bookmarkStart w:id="352" w:name="_Hlk195608195"/>
      <w:ins w:id="353" w:author="a63088" w:date="2025-04-15T11:15:00Z" w16du:dateUtc="2025-04-15T03:15:00Z">
        <w:r w:rsidR="00FB7135" w:rsidRPr="00FB7135">
          <w:rPr>
            <w:rFonts w:ascii="宋体" w:eastAsia="宋体" w:hAnsi="宋体"/>
            <w:kern w:val="2"/>
            <w:u w:color="000000"/>
          </w:rPr>
          <w:t>4G TD-LTE/LTE FDD</w:t>
        </w:r>
      </w:ins>
      <w:bookmarkEnd w:id="352"/>
      <w:del w:id="354" w:author="a63088" w:date="2025-04-15T11:15:00Z" w16du:dateUtc="2025-04-15T03:15:00Z">
        <w:r w:rsidR="00D70A34" w:rsidRPr="00C32C16" w:rsidDel="00FB7135">
          <w:rPr>
            <w:rFonts w:ascii="宋体" w:eastAsia="宋体" w:hAnsi="宋体"/>
            <w:kern w:val="2"/>
            <w:u w:color="000000"/>
          </w:rPr>
          <w:delText>LTE</w:delText>
        </w:r>
      </w:del>
      <w:r w:rsidR="00D70A34" w:rsidRPr="00C32C16">
        <w:rPr>
          <w:rFonts w:ascii="宋体" w:eastAsia="宋体" w:hAnsi="宋体"/>
          <w:kern w:val="2"/>
          <w:u w:color="000000"/>
        </w:rPr>
        <w:t>系统</w:t>
      </w:r>
      <w:del w:id="355" w:author="a63088" w:date="2025-04-14T14:28:00Z" w16du:dateUtc="2025-04-14T06:28:00Z">
        <w:r w:rsidR="001D1CC1" w:rsidDel="00ED2D3E">
          <w:rPr>
            <w:rFonts w:ascii="宋体" w:eastAsia="宋体" w:hAnsi="宋体" w:hint="eastAsia"/>
            <w:kern w:val="2"/>
            <w:u w:color="000000"/>
          </w:rPr>
          <w:delText>，</w:delText>
        </w:r>
      </w:del>
      <w:ins w:id="356" w:author="D H" w:date="2025-04-14T10:51:00Z" w16du:dateUtc="2025-04-14T02:51:00Z">
        <w:del w:id="357" w:author="a63088" w:date="2025-04-14T14:28:00Z" w16du:dateUtc="2025-04-14T06:28:00Z">
          <w:r w:rsidR="003C0F26" w:rsidDel="00ED2D3E">
            <w:rPr>
              <w:rFonts w:ascii="宋体" w:eastAsia="宋体" w:hAnsi="宋体" w:hint="eastAsia"/>
              <w:kern w:val="2"/>
              <w:u w:color="000000"/>
            </w:rPr>
            <w:delText>、</w:delText>
          </w:r>
        </w:del>
      </w:ins>
      <w:ins w:id="358" w:author="a63088" w:date="2025-04-14T14:28:00Z" w16du:dateUtc="2025-04-14T06:28:00Z">
        <w:r w:rsidR="00ED2D3E">
          <w:rPr>
            <w:rFonts w:ascii="宋体" w:eastAsia="宋体" w:hAnsi="宋体" w:hint="eastAsia"/>
            <w:kern w:val="2"/>
            <w:u w:color="000000"/>
          </w:rPr>
          <w:t>/</w:t>
        </w:r>
      </w:ins>
      <w:r w:rsidR="001D1CC1">
        <w:rPr>
          <w:rFonts w:ascii="宋体" w:eastAsia="宋体" w:hAnsi="宋体" w:hint="eastAsia"/>
          <w:kern w:val="2"/>
          <w:u w:color="000000"/>
        </w:rPr>
        <w:t>5G系统</w:t>
      </w:r>
      <w:r w:rsidR="00D70A34" w:rsidRPr="00C32C16">
        <w:rPr>
          <w:rFonts w:ascii="宋体" w:eastAsia="宋体" w:hAnsi="宋体"/>
          <w:kern w:val="2"/>
          <w:u w:color="000000"/>
        </w:rPr>
        <w:t>，用户承载率使用资源元素利用率来测量。</w:t>
      </w:r>
    </w:p>
    <w:p w14:paraId="2ADBF86A" w14:textId="7B756D15" w:rsidR="007810CD" w:rsidRDefault="00F77F8C">
      <w:pPr>
        <w:pStyle w:val="a6"/>
        <w:outlineLvl w:val="1"/>
      </w:pPr>
      <w:bookmarkStart w:id="359" w:name="_Toc195521563"/>
      <w:r>
        <w:rPr>
          <w:rFonts w:hint="eastAsia"/>
        </w:rPr>
        <w:t>各项评价指标评价计算方法</w:t>
      </w:r>
      <w:bookmarkEnd w:id="359"/>
    </w:p>
    <w:p w14:paraId="53D5B4CD" w14:textId="77777777" w:rsidR="007810CD" w:rsidRDefault="00F77F8C">
      <w:pPr>
        <w:pStyle w:val="a7"/>
        <w:spacing w:before="156" w:after="156"/>
        <w:ind w:left="0"/>
        <w:outlineLvl w:val="2"/>
      </w:pPr>
      <w:bookmarkStart w:id="360" w:name="_Toc166076982"/>
      <w:bookmarkStart w:id="361" w:name="_Toc166318464"/>
      <w:bookmarkStart w:id="362" w:name="_Toc195521564"/>
      <w:r>
        <w:rPr>
          <w:rFonts w:hint="eastAsia"/>
        </w:rPr>
        <w:t>频段占用度</w:t>
      </w:r>
      <w:bookmarkEnd w:id="360"/>
      <w:bookmarkEnd w:id="361"/>
      <w:bookmarkEnd w:id="362"/>
    </w:p>
    <w:p w14:paraId="48860273" w14:textId="31EB0967" w:rsidR="007810CD" w:rsidRDefault="00F77F8C">
      <w:pPr>
        <w:pStyle w:val="afffffc"/>
      </w:pPr>
      <w:r>
        <w:rPr>
          <w:rFonts w:hint="eastAsia"/>
        </w:rPr>
        <w:t>频段占用度</w:t>
      </w:r>
      <w:r w:rsidR="00B87AEF" w:rsidRPr="00B87AEF">
        <w:rPr>
          <w:position w:val="-10"/>
        </w:rPr>
        <w:object w:dxaOrig="200" w:dyaOrig="260" w14:anchorId="33BAA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5pt" o:ole="">
            <v:imagedata r:id="rId18" o:title=""/>
          </v:shape>
          <o:OLEObject Type="Embed" ProgID="Equation.DSMT4" ShapeID="_x0000_i1025" DrawAspect="Content" ObjectID="_1806221228" r:id="rId19"/>
        </w:object>
      </w:r>
      <w:r>
        <w:rPr>
          <w:rFonts w:hint="eastAsia"/>
        </w:rPr>
        <w:t>如公式（1）所示。</w:t>
      </w:r>
    </w:p>
    <w:p w14:paraId="6B2744DB" w14:textId="03CA5AC0" w:rsidR="00E82F23" w:rsidRDefault="0047642E">
      <w:pPr>
        <w:pStyle w:val="MTDisplayEquation"/>
      </w:pPr>
      <w:r>
        <w:tab/>
      </w:r>
      <w:r w:rsidRPr="00296F50">
        <w:rPr>
          <w:position w:val="-60"/>
        </w:rPr>
        <w:object w:dxaOrig="999" w:dyaOrig="1320" w14:anchorId="269B6E92">
          <v:shape id="_x0000_i1026" type="#_x0000_t75" style="width:50pt;height:66.5pt" o:ole="">
            <v:imagedata r:id="rId20" o:title=""/>
          </v:shape>
          <o:OLEObject Type="Embed" ProgID="Equation.DSMT4" ShapeID="_x0000_i1026" DrawAspect="Content" ObjectID="_1806221229" r:id="rId21"/>
        </w:object>
      </w:r>
      <w:r w:rsidRPr="00DD7129">
        <w:rPr>
          <w:rFonts w:ascii="Times New Roman"/>
          <w:szCs w:val="21"/>
        </w:rPr>
        <w:tab/>
      </w:r>
      <w:r>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sidR="003A2373">
        <w:rPr>
          <w:noProof/>
        </w:rPr>
        <w:instrText>1</w:instrText>
      </w:r>
      <w:r>
        <w:fldChar w:fldCharType="end"/>
      </w:r>
      <w:r>
        <w:instrText>)</w:instrText>
      </w:r>
      <w:r>
        <w:fldChar w:fldCharType="end"/>
      </w:r>
    </w:p>
    <w:p w14:paraId="0B89C0A0" w14:textId="55A80701" w:rsidR="007810CD" w:rsidRDefault="00905088" w:rsidP="00655830">
      <w:pPr>
        <w:ind w:firstLineChars="200" w:firstLine="420"/>
        <w:jc w:val="left"/>
        <w:textAlignment w:val="baseline"/>
      </w:pPr>
      <w:r>
        <w:rPr>
          <w:rFonts w:hint="eastAsia"/>
        </w:rPr>
        <w:t>式</w:t>
      </w:r>
      <w:r w:rsidR="00F77F8C">
        <w:rPr>
          <w:rFonts w:hint="eastAsia"/>
        </w:rPr>
        <w:t>中：</w:t>
      </w:r>
    </w:p>
    <w:p w14:paraId="6BB3371D" w14:textId="6F0010EC" w:rsidR="007810CD" w:rsidRDefault="00B87AEF" w:rsidP="00C65E83">
      <w:pPr>
        <w:ind w:firstLineChars="200" w:firstLine="420"/>
        <w:jc w:val="left"/>
        <w:textAlignment w:val="baseline"/>
        <w:rPr>
          <w:rFonts w:ascii="宋体" w:hAnsi="宋体" w:hint="eastAsia"/>
          <w:color w:val="000000" w:themeColor="text1"/>
          <w:szCs w:val="21"/>
          <w:lang w:val="zh-CN"/>
        </w:rPr>
      </w:pPr>
      <w:r>
        <w:rPr>
          <w:position w:val="-4"/>
        </w:rPr>
        <w:object w:dxaOrig="300" w:dyaOrig="240" w14:anchorId="6303B572">
          <v:shape id="_x0000_i1027" type="#_x0000_t75" style="width:14.5pt;height:14.5pt" o:ole="">
            <v:imagedata r:id="rId22" o:title=""/>
          </v:shape>
          <o:OLEObject Type="Embed" ProgID="Equation.DSMT4" ShapeID="_x0000_i1027" DrawAspect="Content" ObjectID="_1806221230" r:id="rId23"/>
        </w:object>
      </w:r>
      <w:r w:rsidR="00D0128A" w:rsidRPr="000728A2">
        <w:t>——</w:t>
      </w:r>
      <w:r w:rsidR="00F77F8C">
        <w:rPr>
          <w:rFonts w:hint="eastAsia"/>
        </w:rPr>
        <w:t>待测用频单位</w:t>
      </w:r>
      <w:r w:rsidR="00F77F8C">
        <w:rPr>
          <w:rFonts w:ascii="宋体" w:hAnsi="宋体" w:hint="eastAsia"/>
          <w:color w:val="000000" w:themeColor="text1"/>
          <w:szCs w:val="21"/>
          <w:lang w:val="zh-CN"/>
        </w:rPr>
        <w:t>某一公众移动通信系统许可使用的频率范围段，等同于待测中心频点数</w:t>
      </w:r>
      <w:r w:rsidR="00832033">
        <w:rPr>
          <w:rFonts w:ascii="宋体" w:hAnsi="宋体" w:hint="eastAsia"/>
          <w:color w:val="000000" w:themeColor="text1"/>
          <w:szCs w:val="21"/>
          <w:lang w:val="zh-CN"/>
        </w:rPr>
        <w:t>；</w:t>
      </w:r>
    </w:p>
    <w:p w14:paraId="6CD4F574" w14:textId="5EE80ED7" w:rsidR="007810CD" w:rsidRDefault="00B87AEF" w:rsidP="00C65E83">
      <w:pPr>
        <w:ind w:firstLineChars="200" w:firstLine="420"/>
        <w:jc w:val="left"/>
        <w:textAlignment w:val="baseline"/>
      </w:pPr>
      <w:r>
        <w:rPr>
          <w:position w:val="-12"/>
        </w:rPr>
        <w:object w:dxaOrig="240" w:dyaOrig="360" w14:anchorId="0E876A8A">
          <v:shape id="_x0000_i1028" type="#_x0000_t75" style="width:14.5pt;height:21.5pt" o:ole="">
            <v:imagedata r:id="rId24" o:title=""/>
          </v:shape>
          <o:OLEObject Type="Embed" ProgID="Equation.DSMT4" ShapeID="_x0000_i1028" DrawAspect="Content" ObjectID="_1806221231" r:id="rId25"/>
        </w:object>
      </w:r>
      <w:r w:rsidR="00905088" w:rsidRPr="00834061">
        <w:t>——</w:t>
      </w:r>
      <w:r w:rsidR="00F77F8C">
        <w:rPr>
          <w:rFonts w:hint="eastAsia"/>
        </w:rPr>
        <w:t>第</w:t>
      </w:r>
      <w:r w:rsidR="00216E30">
        <w:rPr>
          <w:position w:val="-6"/>
        </w:rPr>
        <w:object w:dxaOrig="139" w:dyaOrig="240" w14:anchorId="0F2813DB">
          <v:shape id="_x0000_i1029" type="#_x0000_t75" style="width:9pt;height:14.5pt" o:ole="">
            <v:imagedata r:id="rId26" o:title=""/>
          </v:shape>
          <o:OLEObject Type="Embed" ProgID="Equation.DSMT4" ShapeID="_x0000_i1029" DrawAspect="Content" ObjectID="_1806221232" r:id="rId27"/>
        </w:object>
      </w:r>
      <w:r w:rsidR="00F77F8C">
        <w:rPr>
          <w:rFonts w:hint="eastAsia"/>
        </w:rPr>
        <w:t>段许可频段宽度</w:t>
      </w:r>
      <w:r w:rsidR="00832033">
        <w:rPr>
          <w:rFonts w:hint="eastAsia"/>
        </w:rPr>
        <w:t>；</w:t>
      </w:r>
    </w:p>
    <w:p w14:paraId="2939C191" w14:textId="0DC0473B" w:rsidR="007810CD" w:rsidRPr="00C65E83" w:rsidRDefault="00B87AEF" w:rsidP="00C65E83">
      <w:pPr>
        <w:ind w:firstLineChars="200" w:firstLine="420"/>
        <w:jc w:val="left"/>
        <w:textAlignment w:val="baseline"/>
        <w:rPr>
          <w:rFonts w:ascii="宋体" w:hAnsi="宋体" w:hint="eastAsia"/>
          <w:color w:val="000000" w:themeColor="text1"/>
          <w:szCs w:val="21"/>
        </w:rPr>
      </w:pPr>
      <w:r>
        <w:rPr>
          <w:position w:val="-12"/>
        </w:rPr>
        <w:object w:dxaOrig="279" w:dyaOrig="360" w14:anchorId="6618C825">
          <v:shape id="_x0000_i1030" type="#_x0000_t75" style="width:15pt;height:21.5pt" o:ole="">
            <v:imagedata r:id="rId28" o:title=""/>
          </v:shape>
          <o:OLEObject Type="Embed" ProgID="Equation.DSMT4" ShapeID="_x0000_i1030" DrawAspect="Content" ObjectID="_1806221233" r:id="rId29"/>
        </w:object>
      </w:r>
      <w:r w:rsidR="00905088" w:rsidRPr="00834061">
        <w:t>——</w:t>
      </w:r>
      <w:r w:rsidR="00F77F8C">
        <w:rPr>
          <w:rFonts w:hint="eastAsia"/>
        </w:rPr>
        <w:t>对第</w:t>
      </w:r>
      <w:r w:rsidR="00216E30" w:rsidRPr="00B87AEF">
        <w:rPr>
          <w:position w:val="-6"/>
        </w:rPr>
        <w:object w:dxaOrig="139" w:dyaOrig="240" w14:anchorId="4F9E0C42">
          <v:shape id="_x0000_i1031" type="#_x0000_t75" style="width:7.5pt;height:14.5pt" o:ole="">
            <v:imagedata r:id="rId30" o:title=""/>
          </v:shape>
          <o:OLEObject Type="Embed" ProgID="Equation.DSMT4" ShapeID="_x0000_i1031" DrawAspect="Content" ObjectID="_1806221234" r:id="rId31"/>
        </w:object>
      </w:r>
      <w:r w:rsidR="00F77F8C">
        <w:rPr>
          <w:rFonts w:hint="eastAsia"/>
        </w:rPr>
        <w:t>个中心频点解码中测得该系统</w:t>
      </w:r>
      <w:r w:rsidR="00F77F8C">
        <w:rPr>
          <w:rFonts w:hAnsi="宋体" w:hint="eastAsia"/>
          <w:szCs w:val="21"/>
        </w:rPr>
        <w:t>实际使用的带宽信息的最大值</w:t>
      </w:r>
      <w:r w:rsidR="00F77F8C">
        <w:rPr>
          <w:rFonts w:ascii="宋体" w:hAnsi="宋体" w:hint="eastAsia"/>
          <w:color w:val="000000" w:themeColor="text1"/>
          <w:szCs w:val="21"/>
        </w:rPr>
        <w:t>。</w:t>
      </w:r>
    </w:p>
    <w:p w14:paraId="48182969" w14:textId="5E06FBA2" w:rsidR="007810CD" w:rsidRDefault="00F77F8C" w:rsidP="00C65E83">
      <w:pPr>
        <w:ind w:right="-2" w:firstLineChars="200" w:firstLine="420"/>
        <w:textAlignment w:val="center"/>
        <w:rPr>
          <w:color w:val="000000" w:themeColor="text1"/>
          <w:szCs w:val="21"/>
          <w:lang w:val="zh-CN"/>
        </w:rPr>
      </w:pPr>
      <w:r>
        <w:rPr>
          <w:rFonts w:hint="eastAsia"/>
          <w:color w:val="000000" w:themeColor="text1"/>
          <w:szCs w:val="21"/>
          <w:lang w:val="zh-CN"/>
        </w:rPr>
        <w:lastRenderedPageBreak/>
        <w:t>如式（</w:t>
      </w:r>
      <w:r>
        <w:rPr>
          <w:rFonts w:hint="eastAsia"/>
          <w:color w:val="000000" w:themeColor="text1"/>
          <w:szCs w:val="21"/>
          <w:lang w:val="zh-CN"/>
        </w:rPr>
        <w:t>1</w:t>
      </w:r>
      <w:r>
        <w:rPr>
          <w:rFonts w:hint="eastAsia"/>
          <w:color w:val="000000" w:themeColor="text1"/>
          <w:szCs w:val="21"/>
          <w:lang w:val="zh-CN"/>
        </w:rPr>
        <w:t>），设待测的</w:t>
      </w:r>
      <w:r>
        <w:rPr>
          <w:rFonts w:ascii="宋体" w:hAnsi="宋体" w:hint="eastAsia"/>
          <w:color w:val="000000" w:themeColor="text1"/>
          <w:szCs w:val="21"/>
        </w:rPr>
        <w:t>某</w:t>
      </w:r>
      <w:r>
        <w:rPr>
          <w:rFonts w:ascii="宋体" w:hAnsi="宋体" w:hint="eastAsia"/>
          <w:color w:val="000000" w:themeColor="text1"/>
          <w:szCs w:val="21"/>
          <w:lang w:val="zh-CN"/>
        </w:rPr>
        <w:t>用频单位的某一公众移动通信系统许可使用的频率范围共有</w:t>
      </w:r>
      <w:r w:rsidR="00B87AEF">
        <w:object w:dxaOrig="279" w:dyaOrig="220" w14:anchorId="17907BE6">
          <v:shape id="_x0000_i1032" type="#_x0000_t75" style="width:14.5pt;height:12.5pt" o:ole="">
            <v:imagedata r:id="rId32" o:title=""/>
          </v:shape>
          <o:OLEObject Type="Embed" ProgID="Equation.DSMT4" ShapeID="_x0000_i1032" DrawAspect="Content" ObjectID="_1806221235" r:id="rId33"/>
        </w:object>
      </w:r>
      <w:r>
        <w:rPr>
          <w:rFonts w:hint="eastAsia"/>
        </w:rPr>
        <w:t>段，每段许可频段记为</w:t>
      </w:r>
      <w:r w:rsidR="00B87AEF">
        <w:object w:dxaOrig="240" w:dyaOrig="360" w14:anchorId="279822FF">
          <v:shape id="_x0000_i1033" type="#_x0000_t75" style="width:14.5pt;height:20.5pt" o:ole="">
            <v:imagedata r:id="rId34" o:title=""/>
          </v:shape>
          <o:OLEObject Type="Embed" ProgID="Equation.DSMT4" ShapeID="_x0000_i1033" DrawAspect="Content" ObjectID="_1806221236" r:id="rId35"/>
        </w:object>
      </w:r>
      <w:r>
        <w:rPr>
          <w:rFonts w:hint="eastAsia"/>
        </w:rPr>
        <w:t>，对应的待测中心频点也有</w:t>
      </w:r>
      <w:r w:rsidR="00B87AEF">
        <w:object w:dxaOrig="279" w:dyaOrig="220" w14:anchorId="7D746940">
          <v:shape id="_x0000_i1034" type="#_x0000_t75" style="width:14.5pt;height:12.5pt" o:ole="">
            <v:imagedata r:id="rId32" o:title=""/>
          </v:shape>
          <o:OLEObject Type="Embed" ProgID="Equation.DSMT4" ShapeID="_x0000_i1034" DrawAspect="Content" ObjectID="_1806221237" r:id="rId36"/>
        </w:object>
      </w:r>
      <w:r>
        <w:rPr>
          <w:rFonts w:hint="eastAsia"/>
        </w:rPr>
        <w:t>个。对第</w:t>
      </w:r>
      <w:r w:rsidR="00216E30">
        <w:object w:dxaOrig="133" w:dyaOrig="267" w14:anchorId="760FE19D">
          <v:shape id="_x0000_i1035" type="#_x0000_t75" style="width:9pt;height:15pt" o:ole="">
            <v:imagedata r:id="rId37" o:title=""/>
          </v:shape>
          <o:OLEObject Type="Embed" ProgID="Equation.DSMT4" ShapeID="_x0000_i1035" DrawAspect="Content" ObjectID="_1806221238" r:id="rId38"/>
        </w:object>
      </w:r>
      <w:r>
        <w:rPr>
          <w:rFonts w:hint="eastAsia"/>
        </w:rPr>
        <w:t>个中心频点进行</w:t>
      </w:r>
      <w:r>
        <w:rPr>
          <w:rFonts w:hAnsi="宋体" w:hint="eastAsia"/>
          <w:szCs w:val="21"/>
        </w:rPr>
        <w:t>解调、解码和分析识别，所得该系统实际使用的带宽信息的最大值记为</w:t>
      </w:r>
      <w:r w:rsidR="00B87AEF">
        <w:object w:dxaOrig="260" w:dyaOrig="360" w14:anchorId="7AACE8C4">
          <v:shape id="_x0000_i1036" type="#_x0000_t75" style="width:15pt;height:20.5pt" o:ole="">
            <v:imagedata r:id="rId39" o:title=""/>
          </v:shape>
          <o:OLEObject Type="Embed" ProgID="Equation.DSMT4" ShapeID="_x0000_i1036" DrawAspect="Content" ObjectID="_1806221239" r:id="rId40"/>
        </w:object>
      </w:r>
      <w:r>
        <w:rPr>
          <w:rFonts w:hint="eastAsia"/>
        </w:rPr>
        <w:t>，则频段占用度</w:t>
      </w:r>
      <w:r w:rsidR="00B87AEF">
        <w:object w:dxaOrig="200" w:dyaOrig="260" w14:anchorId="177A52BF">
          <v:shape id="_x0000_i1037" type="#_x0000_t75" style="width:12.5pt;height:15pt" o:ole="">
            <v:imagedata r:id="rId41" o:title=""/>
          </v:shape>
          <o:OLEObject Type="Embed" ProgID="Equation.DSMT4" ShapeID="_x0000_i1037" DrawAspect="Content" ObjectID="_1806221240" r:id="rId42"/>
        </w:object>
      </w:r>
      <w:r>
        <w:rPr>
          <w:rFonts w:hint="eastAsia"/>
        </w:rPr>
        <w:t>可由</w:t>
      </w:r>
      <w:r>
        <w:rPr>
          <w:rFonts w:hint="eastAsia"/>
          <w:color w:val="000000" w:themeColor="text1"/>
          <w:szCs w:val="21"/>
          <w:lang w:val="zh-CN"/>
        </w:rPr>
        <w:t>式（</w:t>
      </w:r>
      <w:r>
        <w:rPr>
          <w:rFonts w:hint="eastAsia"/>
          <w:color w:val="000000" w:themeColor="text1"/>
          <w:szCs w:val="21"/>
          <w:lang w:val="zh-CN"/>
        </w:rPr>
        <w:t>1</w:t>
      </w:r>
      <w:r>
        <w:rPr>
          <w:rFonts w:hint="eastAsia"/>
          <w:color w:val="000000" w:themeColor="text1"/>
          <w:szCs w:val="21"/>
          <w:lang w:val="zh-CN"/>
        </w:rPr>
        <w:t>）表示。</w:t>
      </w:r>
    </w:p>
    <w:p w14:paraId="0866CB26" w14:textId="77777777" w:rsidR="007810CD" w:rsidRDefault="00F77F8C">
      <w:pPr>
        <w:pStyle w:val="a7"/>
        <w:spacing w:before="156" w:after="156"/>
        <w:ind w:left="0"/>
        <w:outlineLvl w:val="2"/>
      </w:pPr>
      <w:bookmarkStart w:id="363" w:name="_Toc166076983"/>
      <w:bookmarkStart w:id="364" w:name="_Toc166318465"/>
      <w:bookmarkStart w:id="365" w:name="_Toc195521565"/>
      <w:r>
        <w:rPr>
          <w:rFonts w:hint="eastAsia"/>
        </w:rPr>
        <w:t>区域覆盖率</w:t>
      </w:r>
      <w:bookmarkEnd w:id="363"/>
      <w:bookmarkEnd w:id="364"/>
      <w:bookmarkEnd w:id="365"/>
    </w:p>
    <w:p w14:paraId="6A8C252D" w14:textId="31FF9C6B" w:rsidR="007810CD" w:rsidRDefault="00F77F8C" w:rsidP="000D0DE1">
      <w:pPr>
        <w:pStyle w:val="a7"/>
        <w:numPr>
          <w:ilvl w:val="0"/>
          <w:numId w:val="0"/>
        </w:numPr>
        <w:spacing w:before="156" w:after="156"/>
        <w:ind w:firstLineChars="200" w:firstLine="420"/>
        <w:outlineLvl w:val="9"/>
        <w:rPr>
          <w:rFonts w:ascii="宋体" w:eastAsia="宋体" w:hAnsi="宋体" w:hint="eastAsia"/>
        </w:rPr>
      </w:pPr>
      <w:r>
        <w:rPr>
          <w:rFonts w:ascii="宋体" w:eastAsia="宋体" w:hAnsi="宋体" w:hint="eastAsia"/>
          <w:color w:val="000000" w:themeColor="text1"/>
          <w:lang w:val="zh-CN"/>
        </w:rPr>
        <w:t>区域覆盖率</w:t>
      </w:r>
      <w:r w:rsidR="001B13FE" w:rsidRPr="001B13FE">
        <w:rPr>
          <w:rFonts w:ascii="宋体" w:eastAsia="宋体" w:hAnsi="宋体" w:hint="eastAsia"/>
          <w:color w:val="000000" w:themeColor="text1"/>
          <w:position w:val="-10"/>
          <w:lang w:val="zh-CN"/>
        </w:rPr>
        <w:object w:dxaOrig="220" w:dyaOrig="260" w14:anchorId="39D51CF2">
          <v:shape id="_x0000_i1038" type="#_x0000_t75" style="width:12.5pt;height:13.5pt" o:ole="">
            <v:imagedata r:id="rId43" o:title=""/>
          </v:shape>
          <o:OLEObject Type="Embed" ProgID="Equation.DSMT4" ShapeID="_x0000_i1038" DrawAspect="Content" ObjectID="_1806221241" r:id="rId44"/>
        </w:object>
      </w:r>
      <w:r>
        <w:rPr>
          <w:rFonts w:ascii="宋体" w:eastAsia="宋体" w:hAnsi="宋体" w:hint="eastAsia"/>
        </w:rPr>
        <w:t>如公式（2）所示。</w:t>
      </w:r>
    </w:p>
    <w:p w14:paraId="7373C5B0" w14:textId="5F889D8F" w:rsidR="007E7308" w:rsidRPr="00DD7129" w:rsidRDefault="007E7308" w:rsidP="000D0DE1">
      <w:pPr>
        <w:pStyle w:val="MTDisplayEquation"/>
      </w:pPr>
      <w:r>
        <w:tab/>
      </w:r>
      <w:bookmarkStart w:id="366" w:name="_Toc166076984"/>
      <w:r w:rsidRPr="00296F50">
        <w:rPr>
          <w:position w:val="-24"/>
        </w:rPr>
        <w:object w:dxaOrig="700" w:dyaOrig="620" w14:anchorId="05AD3DEE">
          <v:shape id="_x0000_i1039" type="#_x0000_t75" style="width:37.5pt;height:30pt" o:ole="">
            <v:imagedata r:id="rId45" o:title=""/>
          </v:shape>
          <o:OLEObject Type="Embed" ProgID="Equation.DSMT4" ShapeID="_x0000_i1039" DrawAspect="Content" ObjectID="_1806221242" r:id="rId46"/>
        </w:object>
      </w:r>
      <w:r w:rsidRPr="00DD7129">
        <w:rPr>
          <w:rFonts w:ascii="Times New Roman"/>
          <w:szCs w:val="21"/>
        </w:rP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sidR="003A2373">
        <w:rPr>
          <w:noProof/>
        </w:rPr>
        <w:instrText>2</w:instrText>
      </w:r>
      <w:r>
        <w:fldChar w:fldCharType="end"/>
      </w:r>
      <w:r>
        <w:instrText>)</w:instrText>
      </w:r>
      <w:r>
        <w:fldChar w:fldCharType="end"/>
      </w:r>
      <w:bookmarkEnd w:id="366"/>
    </w:p>
    <w:p w14:paraId="5FE2578B" w14:textId="77777777" w:rsidR="000D0DE1" w:rsidRDefault="000D0DE1" w:rsidP="000D0DE1">
      <w:pPr>
        <w:ind w:firstLineChars="200" w:firstLine="420"/>
        <w:jc w:val="left"/>
        <w:textAlignment w:val="baseline"/>
      </w:pPr>
      <w:r>
        <w:rPr>
          <w:rFonts w:hint="eastAsia"/>
        </w:rPr>
        <w:t>式中：</w:t>
      </w:r>
    </w:p>
    <w:p w14:paraId="1F018F29" w14:textId="2F846472" w:rsidR="007810CD" w:rsidRDefault="002F087C" w:rsidP="00655830">
      <w:pPr>
        <w:ind w:right="838" w:firstLine="420"/>
        <w:textAlignment w:val="center"/>
      </w:pPr>
      <w:r>
        <w:object w:dxaOrig="279" w:dyaOrig="279" w14:anchorId="69AC4B04">
          <v:shape id="_x0000_i1040" type="#_x0000_t75" style="width:14.5pt;height:14.5pt" o:ole="">
            <v:imagedata r:id="rId47" o:title=""/>
          </v:shape>
          <o:OLEObject Type="Embed" ProgID="Equation.DSMT4" ShapeID="_x0000_i1040" DrawAspect="Content" ObjectID="_1806221243" r:id="rId48"/>
        </w:object>
      </w:r>
      <w:r w:rsidR="00905088" w:rsidRPr="00834061">
        <w:t>——</w:t>
      </w:r>
      <w:r w:rsidR="00F77F8C">
        <w:rPr>
          <w:rFonts w:hint="eastAsia"/>
        </w:rPr>
        <w:t>被测区域内选取的测试点个数</w:t>
      </w:r>
      <w:r w:rsidR="00832033">
        <w:rPr>
          <w:rFonts w:hint="eastAsia"/>
        </w:rPr>
        <w:t>；</w:t>
      </w:r>
    </w:p>
    <w:p w14:paraId="4B0C19C1" w14:textId="481BC8FD" w:rsidR="007810CD" w:rsidDel="008C3A5B" w:rsidRDefault="007810CD" w:rsidP="00655830">
      <w:pPr>
        <w:ind w:right="838" w:firstLine="420"/>
        <w:textAlignment w:val="center"/>
        <w:rPr>
          <w:del w:id="367" w:author="D H" w:date="2025-04-14T10:50:00Z" w16du:dateUtc="2025-04-14T02:50:00Z"/>
        </w:rPr>
      </w:pPr>
    </w:p>
    <w:p w14:paraId="51CEAF04" w14:textId="1094CF13" w:rsidR="007810CD" w:rsidRPr="00C65E83" w:rsidRDefault="009D5621" w:rsidP="00CE0591">
      <w:pPr>
        <w:ind w:leftChars="200" w:left="993" w:right="-2" w:hanging="573"/>
        <w:textAlignment w:val="center"/>
        <w:rPr>
          <w:color w:val="000000" w:themeColor="text1"/>
          <w:szCs w:val="21"/>
        </w:rPr>
      </w:pPr>
      <w:r>
        <w:object w:dxaOrig="200" w:dyaOrig="220" w14:anchorId="5D5E95C2">
          <v:shape id="_x0000_i1041" type="#_x0000_t75" style="width:12.5pt;height:12.5pt" o:ole="">
            <v:imagedata r:id="rId49" o:title=""/>
          </v:shape>
          <o:OLEObject Type="Embed" ProgID="Equation.DSMT4" ShapeID="_x0000_i1041" DrawAspect="Content" ObjectID="_1806221244" r:id="rId50"/>
        </w:object>
      </w:r>
      <w:r w:rsidR="00905088" w:rsidRPr="00834061">
        <w:t>——</w:t>
      </w:r>
      <w:r w:rsidR="00F77F8C">
        <w:rPr>
          <w:rFonts w:hint="eastAsia"/>
        </w:rPr>
        <w:t>所有测试点中通过</w:t>
      </w:r>
      <w:r w:rsidR="00F77F8C">
        <w:rPr>
          <w:rFonts w:hAnsi="宋体" w:hint="eastAsia"/>
          <w:szCs w:val="21"/>
        </w:rPr>
        <w:t>解调、解码和分析识别，</w:t>
      </w:r>
      <w:r w:rsidR="00F77F8C">
        <w:rPr>
          <w:rFonts w:hint="eastAsia"/>
        </w:rPr>
        <w:t>成功获得对应系统的</w:t>
      </w:r>
      <w:r w:rsidR="00F77F8C">
        <w:rPr>
          <w:rFonts w:hint="eastAsia"/>
          <w:szCs w:val="21"/>
        </w:rPr>
        <w:t>信号特征、</w:t>
      </w:r>
      <w:r w:rsidR="00F730B6">
        <w:rPr>
          <w:rFonts w:hAnsi="宋体"/>
          <w:color w:val="000000"/>
          <w:szCs w:val="21"/>
          <w:lang w:val="zh-CN"/>
        </w:rPr>
        <w:t>Cell ID</w:t>
      </w:r>
      <w:r w:rsidR="00F77F8C" w:rsidRPr="00C65E83">
        <w:rPr>
          <w:rFonts w:ascii="宋体" w:hAnsi="宋体" w:hint="eastAsia"/>
          <w:szCs w:val="21"/>
        </w:rPr>
        <w:t>、</w:t>
      </w:r>
      <w:r w:rsidR="00F77F8C" w:rsidRPr="0015588F">
        <w:rPr>
          <w:rFonts w:hAnsi="宋体"/>
          <w:color w:val="000000"/>
          <w:szCs w:val="21"/>
          <w:lang w:val="zh-CN"/>
        </w:rPr>
        <w:t>MCC</w:t>
      </w:r>
      <w:r w:rsidR="00F77F8C" w:rsidRPr="00C65E83">
        <w:rPr>
          <w:rFonts w:ascii="宋体" w:hAnsi="宋体" w:hint="eastAsia"/>
          <w:szCs w:val="21"/>
        </w:rPr>
        <w:t>和</w:t>
      </w:r>
      <w:r w:rsidR="00F77F8C" w:rsidRPr="0015588F">
        <w:rPr>
          <w:rFonts w:hAnsi="宋体"/>
          <w:color w:val="000000"/>
          <w:szCs w:val="21"/>
          <w:lang w:val="zh-CN"/>
        </w:rPr>
        <w:t>MNC</w:t>
      </w:r>
      <w:r w:rsidR="00F77F8C">
        <w:rPr>
          <w:rFonts w:hint="eastAsia"/>
          <w:szCs w:val="21"/>
        </w:rPr>
        <w:t>的测试点个数。</w:t>
      </w:r>
    </w:p>
    <w:p w14:paraId="34ABCE23" w14:textId="147FD7E4" w:rsidR="007810CD" w:rsidRPr="00C65E83" w:rsidRDefault="00F77F8C" w:rsidP="00655830">
      <w:pPr>
        <w:ind w:firstLineChars="200" w:firstLine="420"/>
        <w:textAlignment w:val="center"/>
        <w:rPr>
          <w:rFonts w:ascii="宋体" w:hAnsi="宋体" w:hint="eastAsia"/>
          <w:color w:val="000000" w:themeColor="text1"/>
          <w:lang w:val="zh-CN"/>
        </w:rPr>
      </w:pPr>
      <w:bookmarkStart w:id="368" w:name="_Toc166076985"/>
      <w:r>
        <w:rPr>
          <w:rFonts w:ascii="宋体" w:hAnsi="宋体" w:hint="eastAsia"/>
          <w:color w:val="000000" w:themeColor="text1"/>
          <w:szCs w:val="21"/>
          <w:lang w:val="zh-CN"/>
        </w:rPr>
        <w:t>如式（2），为防止测试点覆盖面积重叠而出现重复覆盖计算，要求向测试对应的</w:t>
      </w:r>
      <w:r>
        <w:rPr>
          <w:rFonts w:ascii="宋体" w:hAnsi="宋体" w:hint="eastAsia"/>
          <w:color w:val="000000" w:themeColor="text1"/>
          <w:szCs w:val="21"/>
        </w:rPr>
        <w:t>用频单位咨询被测区域内测试点合适的间隔距离。规定以测试点为中心，测试点间隔距离的一半为半径的圆形区域即为该测试点的覆盖范围。单次区域覆盖率测试选取用频单位的公众移动通信系统的某一频点，</w:t>
      </w:r>
      <w:r w:rsidR="00B87AEF">
        <w:object w:dxaOrig="240" w:dyaOrig="240" w14:anchorId="0B1AC6FE">
          <v:shape id="_x0000_i1042" type="#_x0000_t75" style="width:14.5pt;height:14.5pt" o:ole="">
            <v:imagedata r:id="rId51" o:title=""/>
          </v:shape>
          <o:OLEObject Type="Embed" ProgID="Equation.DSMT4" ShapeID="_x0000_i1042" DrawAspect="Content" ObjectID="_1806221245" r:id="rId52"/>
        </w:object>
      </w:r>
      <w:r>
        <w:rPr>
          <w:rFonts w:hint="eastAsia"/>
        </w:rPr>
        <w:t>为被测区域内选取的测试点个数，</w:t>
      </w:r>
      <w:r w:rsidR="00ED63AE">
        <w:object w:dxaOrig="200" w:dyaOrig="220" w14:anchorId="4538E360">
          <v:shape id="_x0000_i1043" type="#_x0000_t75" style="width:12.5pt;height:12.5pt" o:ole="">
            <v:imagedata r:id="rId53" o:title=""/>
          </v:shape>
          <o:OLEObject Type="Embed" ProgID="Equation.DSMT4" ShapeID="_x0000_i1043" DrawAspect="Content" ObjectID="_1806221246" r:id="rId54"/>
        </w:object>
      </w:r>
      <w:r>
        <w:rPr>
          <w:rFonts w:hint="eastAsia"/>
        </w:rPr>
        <w:t>为所有测试点中通过</w:t>
      </w:r>
      <w:r>
        <w:rPr>
          <w:rFonts w:hAnsi="宋体" w:hint="eastAsia"/>
          <w:szCs w:val="21"/>
        </w:rPr>
        <w:t>解调、解码和分析识别，</w:t>
      </w:r>
      <w:r>
        <w:rPr>
          <w:rFonts w:hint="eastAsia"/>
        </w:rPr>
        <w:t>成功获得对应系统的</w:t>
      </w:r>
      <w:r>
        <w:rPr>
          <w:rFonts w:hint="eastAsia"/>
          <w:szCs w:val="21"/>
        </w:rPr>
        <w:t>信号特征、</w:t>
      </w:r>
      <w:r w:rsidR="00F730B6">
        <w:rPr>
          <w:rFonts w:hAnsi="宋体"/>
          <w:color w:val="000000"/>
          <w:szCs w:val="21"/>
          <w:lang w:val="zh-CN"/>
        </w:rPr>
        <w:t>Cell ID</w:t>
      </w:r>
      <w:r>
        <w:rPr>
          <w:rFonts w:hint="eastAsia"/>
          <w:szCs w:val="21"/>
        </w:rPr>
        <w:t>、</w:t>
      </w:r>
      <w:r w:rsidRPr="0015588F">
        <w:rPr>
          <w:rFonts w:hAnsi="宋体" w:hint="eastAsia"/>
          <w:color w:val="000000"/>
          <w:szCs w:val="21"/>
          <w:lang w:val="zh-CN"/>
        </w:rPr>
        <w:t>MCC</w:t>
      </w:r>
      <w:r w:rsidRPr="00C65E83">
        <w:rPr>
          <w:rFonts w:ascii="宋体" w:hAnsi="宋体" w:hint="eastAsia"/>
          <w:szCs w:val="21"/>
        </w:rPr>
        <w:t>和</w:t>
      </w:r>
      <w:r w:rsidRPr="0015588F">
        <w:rPr>
          <w:rFonts w:hAnsi="宋体" w:hint="eastAsia"/>
          <w:color w:val="000000"/>
          <w:szCs w:val="21"/>
          <w:lang w:val="zh-CN"/>
        </w:rPr>
        <w:t>MNC</w:t>
      </w:r>
      <w:r>
        <w:rPr>
          <w:rFonts w:hint="eastAsia"/>
          <w:szCs w:val="21"/>
        </w:rPr>
        <w:t>的测试点个数，则</w:t>
      </w:r>
      <w:r>
        <w:rPr>
          <w:rFonts w:ascii="宋体" w:hAnsi="宋体" w:hint="eastAsia"/>
          <w:color w:val="000000" w:themeColor="text1"/>
          <w:szCs w:val="21"/>
          <w:lang w:val="zh-CN"/>
        </w:rPr>
        <w:t>区域覆盖率</w:t>
      </w:r>
      <w:r w:rsidR="001B13FE">
        <w:rPr>
          <w:rFonts w:ascii="宋体" w:hAnsi="宋体" w:hint="eastAsia"/>
          <w:color w:val="000000" w:themeColor="text1"/>
          <w:szCs w:val="21"/>
          <w:lang w:val="zh-CN"/>
        </w:rPr>
        <w:object w:dxaOrig="220" w:dyaOrig="260" w14:anchorId="24F3F6C1">
          <v:shape id="_x0000_i1044" type="#_x0000_t75" style="width:12.5pt;height:13.5pt" o:ole="">
            <v:imagedata r:id="rId55" o:title=""/>
          </v:shape>
          <o:OLEObject Type="Embed" ProgID="Equation.DSMT4" ShapeID="_x0000_i1044" DrawAspect="Content" ObjectID="_1806221247" r:id="rId56"/>
        </w:object>
      </w:r>
      <w:r>
        <w:rPr>
          <w:rFonts w:hint="eastAsia"/>
        </w:rPr>
        <w:t>可由式（</w:t>
      </w:r>
      <w:r>
        <w:rPr>
          <w:rFonts w:hint="eastAsia"/>
        </w:rPr>
        <w:t>2</w:t>
      </w:r>
      <w:r>
        <w:rPr>
          <w:rFonts w:hint="eastAsia"/>
        </w:rPr>
        <w:t>）表示。</w:t>
      </w:r>
      <w:bookmarkEnd w:id="368"/>
    </w:p>
    <w:p w14:paraId="5710A2D0" w14:textId="77777777" w:rsidR="007810CD" w:rsidRDefault="00F77F8C">
      <w:pPr>
        <w:pStyle w:val="a7"/>
        <w:spacing w:before="156" w:after="156"/>
        <w:ind w:left="0"/>
        <w:outlineLvl w:val="2"/>
      </w:pPr>
      <w:bookmarkStart w:id="369" w:name="_Toc20477231"/>
      <w:bookmarkStart w:id="370" w:name="_Toc166076986"/>
      <w:bookmarkStart w:id="371" w:name="_Toc166318466"/>
      <w:bookmarkStart w:id="372" w:name="_Toc195521566"/>
      <w:r>
        <w:rPr>
          <w:rFonts w:hint="eastAsia"/>
        </w:rPr>
        <w:t>用户承载率</w:t>
      </w:r>
      <w:bookmarkEnd w:id="369"/>
      <w:bookmarkEnd w:id="370"/>
      <w:bookmarkEnd w:id="371"/>
      <w:bookmarkEnd w:id="372"/>
    </w:p>
    <w:p w14:paraId="3442DB5B" w14:textId="77777777" w:rsidR="007810CD" w:rsidRDefault="00F77F8C">
      <w:pPr>
        <w:pStyle w:val="a8"/>
        <w:spacing w:before="156" w:after="156"/>
      </w:pPr>
      <w:r>
        <w:t>GSM</w:t>
      </w:r>
      <w:r>
        <w:rPr>
          <w:rFonts w:hint="eastAsia"/>
        </w:rPr>
        <w:t>用户承载率（时隙占用度）</w:t>
      </w:r>
    </w:p>
    <w:p w14:paraId="03E60B14" w14:textId="25656E61" w:rsidR="007810CD" w:rsidRDefault="004E560B" w:rsidP="004E560B">
      <w:pPr>
        <w:ind w:firstLineChars="200" w:firstLine="420"/>
        <w:rPr>
          <w:rFonts w:ascii="宋体" w:hAnsi="宋体" w:hint="eastAsia"/>
          <w:szCs w:val="21"/>
        </w:rPr>
      </w:pPr>
      <w:r>
        <w:rPr>
          <w:rFonts w:ascii="宋体" w:hAnsi="宋体" w:hint="eastAsia"/>
          <w:szCs w:val="21"/>
        </w:rPr>
        <w:t>在GSM系统中资源形式为时隙，一个系统帧分为8个时隙。</w:t>
      </w:r>
      <w:r w:rsidR="00F77F8C">
        <w:rPr>
          <w:rFonts w:ascii="宋体" w:hAnsi="宋体" w:hint="eastAsia"/>
          <w:szCs w:val="21"/>
        </w:rPr>
        <w:t>针对GSM系统，用户承载率使用时隙占用度</w:t>
      </w:r>
      <w:r w:rsidR="00B87AEF" w:rsidRPr="00B87AEF">
        <w:rPr>
          <w:position w:val="-10"/>
        </w:rPr>
        <w:object w:dxaOrig="200" w:dyaOrig="260" w14:anchorId="4A0100F7">
          <v:shape id="_x0000_i1045" type="#_x0000_t75" style="width:12.5pt;height:15pt" o:ole="">
            <v:imagedata r:id="rId57" o:title=""/>
          </v:shape>
          <o:OLEObject Type="Embed" ProgID="Equation.DSMT4" ShapeID="_x0000_i1045" DrawAspect="Content" ObjectID="_1806221248" r:id="rId58"/>
        </w:object>
      </w:r>
      <w:r w:rsidR="00F77F8C">
        <w:rPr>
          <w:rFonts w:ascii="宋体" w:hAnsi="宋体" w:hint="eastAsia"/>
          <w:szCs w:val="21"/>
        </w:rPr>
        <w:t>来衡量。</w:t>
      </w:r>
      <w:r w:rsidR="00F77F8C">
        <w:rPr>
          <w:rFonts w:ascii="宋体" w:hAnsi="宋体"/>
          <w:szCs w:val="21"/>
        </w:rPr>
        <w:t>即</w:t>
      </w:r>
      <w:r w:rsidR="00F77F8C">
        <w:rPr>
          <w:rFonts w:ascii="宋体" w:hAnsi="宋体" w:hint="eastAsia"/>
          <w:szCs w:val="21"/>
        </w:rPr>
        <w:t>，在该频段G</w:t>
      </w:r>
      <w:r w:rsidR="00F77F8C">
        <w:rPr>
          <w:rFonts w:ascii="宋体" w:hAnsi="宋体"/>
          <w:szCs w:val="21"/>
        </w:rPr>
        <w:t>SM</w:t>
      </w:r>
      <w:r w:rsidR="00F77F8C">
        <w:rPr>
          <w:rFonts w:ascii="宋体" w:hAnsi="宋体" w:hint="eastAsia"/>
          <w:szCs w:val="21"/>
        </w:rPr>
        <w:t>系统覆盖范围内对所使用的频点进行时隙占用度</w:t>
      </w:r>
      <w:r w:rsidR="00B87AEF" w:rsidRPr="00B87AEF">
        <w:rPr>
          <w:position w:val="-10"/>
        </w:rPr>
        <w:object w:dxaOrig="200" w:dyaOrig="260" w14:anchorId="2E47DEFA">
          <v:shape id="_x0000_i1046" type="#_x0000_t75" style="width:12.5pt;height:15pt" o:ole="">
            <v:imagedata r:id="rId57" o:title=""/>
          </v:shape>
          <o:OLEObject Type="Embed" ProgID="Equation.DSMT4" ShapeID="_x0000_i1046" DrawAspect="Content" ObjectID="_1806221249" r:id="rId59"/>
        </w:object>
      </w:r>
      <w:r w:rsidR="00F77F8C">
        <w:rPr>
          <w:rFonts w:ascii="宋体" w:hAnsi="宋体" w:hint="eastAsia"/>
          <w:szCs w:val="21"/>
        </w:rPr>
        <w:t>测量。</w:t>
      </w:r>
    </w:p>
    <w:p w14:paraId="605BF3BC" w14:textId="72603F8B" w:rsidR="007810CD" w:rsidRDefault="00F77F8C" w:rsidP="001B13FE">
      <w:pPr>
        <w:ind w:firstLineChars="200" w:firstLine="420"/>
      </w:pPr>
      <w:r>
        <w:rPr>
          <w:rFonts w:ascii="宋体" w:hAnsi="宋体" w:hint="eastAsia"/>
          <w:szCs w:val="21"/>
        </w:rPr>
        <w:t>时隙占用度</w:t>
      </w:r>
      <w:r w:rsidR="00B87AEF" w:rsidRPr="00B87AEF">
        <w:rPr>
          <w:position w:val="-10"/>
        </w:rPr>
        <w:object w:dxaOrig="200" w:dyaOrig="260" w14:anchorId="442A0E2E">
          <v:shape id="_x0000_i1047" type="#_x0000_t75" style="width:12.5pt;height:15pt" o:ole="">
            <v:imagedata r:id="rId57" o:title=""/>
          </v:shape>
          <o:OLEObject Type="Embed" ProgID="Equation.DSMT4" ShapeID="_x0000_i1047" DrawAspect="Content" ObjectID="_1806221250" r:id="rId60"/>
        </w:object>
      </w:r>
      <w:r>
        <w:rPr>
          <w:rFonts w:hint="eastAsia"/>
        </w:rPr>
        <w:t>如公式（</w:t>
      </w:r>
      <w:r>
        <w:rPr>
          <w:rFonts w:hint="eastAsia"/>
        </w:rPr>
        <w:t>3</w:t>
      </w:r>
      <w:r>
        <w:rPr>
          <w:rFonts w:hint="eastAsia"/>
        </w:rPr>
        <w:t>）所示。</w:t>
      </w:r>
    </w:p>
    <w:p w14:paraId="756E5F59" w14:textId="03CB1216" w:rsidR="00031AA0" w:rsidRDefault="00031AA0" w:rsidP="00DD7129">
      <w:pPr>
        <w:pStyle w:val="MTDisplayEquation"/>
      </w:pPr>
      <w:r>
        <w:tab/>
      </w:r>
      <w:r w:rsidRPr="00296F50">
        <w:rPr>
          <w:position w:val="-32"/>
        </w:rPr>
        <w:object w:dxaOrig="1660" w:dyaOrig="760" w14:anchorId="3FC65B14">
          <v:shape id="_x0000_i1048" type="#_x0000_t75" style="width:83pt;height:35.5pt" o:ole="">
            <v:imagedata r:id="rId61" o:title=""/>
          </v:shape>
          <o:OLEObject Type="Embed" ProgID="Equation.DSMT4" ShapeID="_x0000_i1048" DrawAspect="Content" ObjectID="_1806221251" r:id="rId62"/>
        </w:object>
      </w:r>
      <w:r w:rsidRPr="00DD7129">
        <w:rPr>
          <w:rFonts w:ascii="Times New Roman"/>
        </w:rP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sidR="003A2373">
        <w:rPr>
          <w:noProof/>
        </w:rPr>
        <w:instrText>3</w:instrText>
      </w:r>
      <w:r>
        <w:fldChar w:fldCharType="end"/>
      </w:r>
      <w:r>
        <w:instrText>)</w:instrText>
      </w:r>
      <w:r>
        <w:fldChar w:fldCharType="end"/>
      </w:r>
    </w:p>
    <w:p w14:paraId="27C9DBEB" w14:textId="09454BF6" w:rsidR="00505FD0" w:rsidRDefault="00905088" w:rsidP="00505FD0">
      <w:pPr>
        <w:pStyle w:val="afffffc"/>
        <w:ind w:firstLineChars="202" w:firstLine="424"/>
        <w:rPr>
          <w:rFonts w:hAnsi="宋体" w:hint="eastAsia"/>
        </w:rPr>
      </w:pPr>
      <w:r>
        <w:rPr>
          <w:rFonts w:hAnsi="宋体" w:hint="eastAsia"/>
        </w:rPr>
        <w:t>式</w:t>
      </w:r>
      <w:r w:rsidR="00F77F8C">
        <w:rPr>
          <w:rFonts w:hAnsi="宋体" w:hint="eastAsia"/>
        </w:rPr>
        <w:t>中</w:t>
      </w:r>
      <w:r w:rsidR="000D0DE1">
        <w:rPr>
          <w:rFonts w:hAnsi="宋体" w:hint="eastAsia"/>
        </w:rPr>
        <w:t>：</w:t>
      </w:r>
    </w:p>
    <w:p w14:paraId="7E6915EE" w14:textId="77777777" w:rsidR="00505FD0" w:rsidRDefault="009544BD" w:rsidP="001B13FE">
      <w:pPr>
        <w:pStyle w:val="afffffc"/>
        <w:ind w:firstLineChars="202" w:firstLine="424"/>
        <w:rPr>
          <w:rFonts w:hAnsi="宋体" w:hint="eastAsia"/>
        </w:rPr>
      </w:pPr>
      <w:r>
        <w:rPr>
          <w:position w:val="-4"/>
        </w:rPr>
        <w:object w:dxaOrig="200" w:dyaOrig="220" w14:anchorId="72599567">
          <v:shape id="_x0000_i1049" type="#_x0000_t75" style="width:9.5pt;height:12.5pt" o:ole="">
            <v:imagedata r:id="rId63" o:title=""/>
          </v:shape>
          <o:OLEObject Type="Embed" ProgID="Equation.DSMT4" ShapeID="_x0000_i1049" DrawAspect="Content" ObjectID="_1806221252" r:id="rId64"/>
        </w:object>
      </w:r>
      <w:r w:rsidR="00905088" w:rsidRPr="00834061">
        <w:rPr>
          <w:rFonts w:ascii="Times New Roman"/>
        </w:rPr>
        <w:t>——</w:t>
      </w:r>
      <w:r w:rsidR="00F77F8C">
        <w:rPr>
          <w:rFonts w:hAnsi="宋体" w:hint="eastAsia"/>
          <w:color w:val="000000" w:themeColor="text1"/>
          <w:szCs w:val="21"/>
          <w:lang w:val="zh-CN"/>
        </w:rPr>
        <w:t>总测试次数</w:t>
      </w:r>
      <w:r w:rsidR="00832033">
        <w:rPr>
          <w:rFonts w:hAnsi="宋体" w:hint="eastAsia"/>
          <w:color w:val="000000" w:themeColor="text1"/>
          <w:szCs w:val="21"/>
          <w:lang w:val="zh-CN"/>
        </w:rPr>
        <w:t>；</w:t>
      </w:r>
    </w:p>
    <w:p w14:paraId="404D57E9" w14:textId="43ADD249" w:rsidR="007810CD" w:rsidRPr="00505FD0" w:rsidRDefault="009544BD" w:rsidP="00505FD0">
      <w:pPr>
        <w:pStyle w:val="afffffc"/>
        <w:ind w:firstLineChars="202" w:firstLine="424"/>
        <w:rPr>
          <w:rFonts w:hAnsi="宋体" w:hint="eastAsia"/>
        </w:rPr>
      </w:pPr>
      <w:r>
        <w:rPr>
          <w:position w:val="-14"/>
        </w:rPr>
        <w:object w:dxaOrig="240" w:dyaOrig="380" w14:anchorId="0FB1C8F7">
          <v:shape id="_x0000_i1050" type="#_x0000_t75" style="width:14.5pt;height:20.5pt" o:ole="">
            <v:imagedata r:id="rId65" o:title=""/>
          </v:shape>
          <o:OLEObject Type="Embed" ProgID="Equation.DSMT4" ShapeID="_x0000_i1050" DrawAspect="Content" ObjectID="_1806221253" r:id="rId66"/>
        </w:object>
      </w:r>
      <w:r w:rsidR="00905088" w:rsidRPr="00834061">
        <w:rPr>
          <w:rFonts w:ascii="Times New Roman"/>
        </w:rPr>
        <w:t>——</w:t>
      </w:r>
      <w:r w:rsidR="00F77F8C">
        <w:rPr>
          <w:rFonts w:hint="eastAsia"/>
        </w:rPr>
        <w:t>在第</w:t>
      </w:r>
      <w:r w:rsidR="00505FD0" w:rsidRPr="00505FD0">
        <w:rPr>
          <w:position w:val="-10"/>
        </w:rPr>
        <w:object w:dxaOrig="200" w:dyaOrig="260" w14:anchorId="21BAE2E5">
          <v:shape id="_x0000_i1051" type="#_x0000_t75" style="width:9.5pt;height:13.5pt" o:ole="">
            <v:imagedata r:id="rId67" o:title=""/>
          </v:shape>
          <o:OLEObject Type="Embed" ProgID="Equation.DSMT4" ShapeID="_x0000_i1051" DrawAspect="Content" ObjectID="_1806221254" r:id="rId68"/>
        </w:object>
      </w:r>
      <w:r w:rsidR="00F77F8C">
        <w:rPr>
          <w:rFonts w:hint="eastAsia"/>
        </w:rPr>
        <w:t>次测试中对某个小区信号进行解码分析</w:t>
      </w:r>
      <w:r w:rsidR="00F77F8C">
        <w:rPr>
          <w:rFonts w:hAnsi="宋体" w:hint="eastAsia"/>
          <w:szCs w:val="21"/>
        </w:rPr>
        <w:t>获得该小区所有可用频点的绝对频点号个数</w:t>
      </w:r>
      <w:r w:rsidR="00832033">
        <w:rPr>
          <w:rFonts w:hAnsi="宋体" w:hint="eastAsia"/>
          <w:szCs w:val="21"/>
        </w:rPr>
        <w:t>；</w:t>
      </w:r>
    </w:p>
    <w:p w14:paraId="69224E79" w14:textId="1E841715" w:rsidR="007810CD" w:rsidRDefault="009544BD" w:rsidP="00505FD0">
      <w:pPr>
        <w:pStyle w:val="afffffc"/>
        <w:rPr>
          <w:rFonts w:hAnsi="宋体" w:hint="eastAsia"/>
        </w:rPr>
      </w:pPr>
      <w:r>
        <w:rPr>
          <w:position w:val="-12"/>
        </w:rPr>
        <w:object w:dxaOrig="200" w:dyaOrig="360" w14:anchorId="452C53DD">
          <v:shape id="_x0000_i1052" type="#_x0000_t75" style="width:9.5pt;height:22pt" o:ole="">
            <v:imagedata r:id="rId69" o:title=""/>
          </v:shape>
          <o:OLEObject Type="Embed" ProgID="Equation.DSMT4" ShapeID="_x0000_i1052" DrawAspect="Content" ObjectID="_1806221255" r:id="rId70"/>
        </w:object>
      </w:r>
      <w:r w:rsidR="00905088" w:rsidRPr="00834061">
        <w:rPr>
          <w:rFonts w:ascii="Times New Roman"/>
        </w:rPr>
        <w:t>——</w:t>
      </w:r>
      <w:r w:rsidR="00F77F8C">
        <w:rPr>
          <w:rFonts w:hint="eastAsia"/>
        </w:rPr>
        <w:t>第</w:t>
      </w:r>
      <w:r w:rsidRPr="009544BD">
        <w:rPr>
          <w:position w:val="-6"/>
        </w:rPr>
        <w:object w:dxaOrig="139" w:dyaOrig="240" w14:anchorId="7EB87FCA">
          <v:shape id="_x0000_i1053" type="#_x0000_t75" style="width:5pt;height:14.5pt" o:ole="">
            <v:imagedata r:id="rId71" o:title=""/>
          </v:shape>
          <o:OLEObject Type="Embed" ProgID="Equation.DSMT4" ShapeID="_x0000_i1053" DrawAspect="Content" ObjectID="_1806221256" r:id="rId72"/>
        </w:object>
      </w:r>
      <w:r w:rsidR="00F77F8C">
        <w:rPr>
          <w:rFonts w:hint="eastAsia"/>
        </w:rPr>
        <w:t>个频点的</w:t>
      </w:r>
      <w:r w:rsidR="00F77F8C">
        <w:t>时隙</w:t>
      </w:r>
      <w:r w:rsidR="00F77F8C">
        <w:rPr>
          <w:rFonts w:hint="eastAsia"/>
        </w:rPr>
        <w:t>占用度。</w:t>
      </w:r>
    </w:p>
    <w:p w14:paraId="5945706E" w14:textId="137BAE8F" w:rsidR="007810CD" w:rsidRDefault="00F77F8C">
      <w:pPr>
        <w:pStyle w:val="afffffc"/>
        <w:rPr>
          <w:rFonts w:hAnsi="宋体" w:hint="eastAsia"/>
        </w:rPr>
      </w:pPr>
      <w:r>
        <w:rPr>
          <w:rFonts w:hAnsi="宋体" w:hint="eastAsia"/>
        </w:rPr>
        <w:t>如式（3），实际</w:t>
      </w:r>
      <w:r>
        <w:rPr>
          <w:rFonts w:hAnsi="宋体"/>
          <w:szCs w:val="21"/>
        </w:rPr>
        <w:t>测量中</w:t>
      </w:r>
      <w:r>
        <w:rPr>
          <w:rFonts w:hAnsi="宋体" w:hint="eastAsia"/>
          <w:szCs w:val="21"/>
        </w:rPr>
        <w:t>，</w:t>
      </w:r>
      <w:r>
        <w:rPr>
          <w:rFonts w:hAnsi="宋体"/>
          <w:szCs w:val="21"/>
        </w:rPr>
        <w:t>设</w:t>
      </w:r>
      <w:r>
        <w:rPr>
          <w:rFonts w:hAnsi="宋体" w:hint="eastAsia"/>
          <w:color w:val="000000" w:themeColor="text1"/>
          <w:szCs w:val="21"/>
          <w:lang w:val="zh-CN"/>
        </w:rPr>
        <w:t>总测试次数</w:t>
      </w:r>
      <w:r w:rsidR="001B13FE" w:rsidRPr="009544BD">
        <w:rPr>
          <w:position w:val="-4"/>
        </w:rPr>
        <w:object w:dxaOrig="240" w:dyaOrig="260" w14:anchorId="7792C020">
          <v:shape id="_x0000_i1054" type="#_x0000_t75" style="width:9pt;height:11pt" o:ole="">
            <v:imagedata r:id="rId73" o:title=""/>
          </v:shape>
          <o:OLEObject Type="Embed" ProgID="Equation.DSMT4" ShapeID="_x0000_i1054" DrawAspect="Content" ObjectID="_1806221257" r:id="rId74"/>
        </w:object>
      </w:r>
      <w:r>
        <w:rPr>
          <w:rFonts w:hint="eastAsia"/>
        </w:rPr>
        <w:t>。以第</w:t>
      </w:r>
      <w:r w:rsidR="00DC7EED" w:rsidRPr="002344D6">
        <w:rPr>
          <w:position w:val="-10"/>
        </w:rPr>
        <w:object w:dxaOrig="180" w:dyaOrig="240" w14:anchorId="6E65DE3E">
          <v:shape id="_x0000_i1055" type="#_x0000_t75" style="width:7.5pt;height:14.5pt" o:ole="">
            <v:imagedata r:id="rId75" o:title=""/>
          </v:shape>
          <o:OLEObject Type="Embed" ProgID="Equation.DSMT4" ShapeID="_x0000_i1055" DrawAspect="Content" ObjectID="_1806221258" r:id="rId76"/>
        </w:object>
      </w:r>
      <w:r>
        <w:rPr>
          <w:rFonts w:hint="eastAsia"/>
        </w:rPr>
        <w:t>次测试举例，</w:t>
      </w:r>
      <w:r>
        <w:rPr>
          <w:rFonts w:hAnsi="宋体" w:hint="eastAsia"/>
          <w:szCs w:val="21"/>
        </w:rPr>
        <w:t>在许可范围内对某个小区信号完成同步，通过对信号的解调、解码和分析获得该小区所有可用频点的绝对频点号，通过绝对频点可得实际下行频率，每个小区可能分配多个频点号，设个数为</w:t>
      </w:r>
      <w:r w:rsidR="00505FD0" w:rsidRPr="009544BD">
        <w:rPr>
          <w:position w:val="-14"/>
        </w:rPr>
        <w:object w:dxaOrig="220" w:dyaOrig="380" w14:anchorId="4E79C912">
          <v:shape id="_x0000_i1056" type="#_x0000_t75" style="width:12.5pt;height:20.5pt" o:ole="">
            <v:imagedata r:id="rId77" o:title=""/>
          </v:shape>
          <o:OLEObject Type="Embed" ProgID="Equation.DSMT4" ShapeID="_x0000_i1056" DrawAspect="Content" ObjectID="_1806221259" r:id="rId78"/>
        </w:object>
      </w:r>
      <w:r>
        <w:rPr>
          <w:rFonts w:hAnsi="宋体" w:hint="eastAsia"/>
          <w:szCs w:val="21"/>
        </w:rPr>
        <w:t xml:space="preserve">。 </w:t>
      </w:r>
      <w:r>
        <w:rPr>
          <w:rFonts w:hint="eastAsia"/>
        </w:rPr>
        <w:t>针对小区内的每个频点都要独立计算该频点的时隙占用度，软件通过该频点下各个时隙的相关度情况，计算出第</w:t>
      </w:r>
      <w:r w:rsidR="009544BD" w:rsidRPr="009544BD">
        <w:rPr>
          <w:position w:val="-6"/>
        </w:rPr>
        <w:object w:dxaOrig="139" w:dyaOrig="240" w14:anchorId="2754904B">
          <v:shape id="_x0000_i1057" type="#_x0000_t75" style="width:5pt;height:14.5pt" o:ole="">
            <v:imagedata r:id="rId71" o:title=""/>
          </v:shape>
          <o:OLEObject Type="Embed" ProgID="Equation.DSMT4" ShapeID="_x0000_i1057" DrawAspect="Content" ObjectID="_1806221260" r:id="rId79"/>
        </w:object>
      </w:r>
      <w:r>
        <w:rPr>
          <w:rFonts w:hint="eastAsia"/>
        </w:rPr>
        <w:t>个频点的</w:t>
      </w:r>
      <w:r>
        <w:t>时隙</w:t>
      </w:r>
      <w:r>
        <w:rPr>
          <w:rFonts w:hint="eastAsia"/>
        </w:rPr>
        <w:t>占用度</w:t>
      </w:r>
      <w:r w:rsidR="00505FD0">
        <w:rPr>
          <w:position w:val="-12"/>
        </w:rPr>
        <w:object w:dxaOrig="220" w:dyaOrig="360" w14:anchorId="45D3F185">
          <v:shape id="_x0000_i1058" type="#_x0000_t75" style="width:12.5pt;height:17.5pt" o:ole="">
            <v:imagedata r:id="rId80" o:title=""/>
          </v:shape>
          <o:OLEObject Type="Embed" ProgID="Equation.DSMT4" ShapeID="_x0000_i1058" DrawAspect="Content" ObjectID="_1806221261" r:id="rId81"/>
        </w:object>
      </w:r>
      <w:r>
        <w:rPr>
          <w:rFonts w:hint="eastAsia"/>
        </w:rPr>
        <w:t>。则该小区的时隙占用度</w:t>
      </w:r>
      <w:r w:rsidR="009544BD" w:rsidRPr="009544BD">
        <w:rPr>
          <w:position w:val="-10"/>
        </w:rPr>
        <w:object w:dxaOrig="200" w:dyaOrig="260" w14:anchorId="4A2ED6A8">
          <v:shape id="_x0000_i1059" type="#_x0000_t75" style="width:12.5pt;height:15pt" o:ole="">
            <v:imagedata r:id="rId57" o:title=""/>
          </v:shape>
          <o:OLEObject Type="Embed" ProgID="Equation.DSMT4" ShapeID="_x0000_i1059" DrawAspect="Content" ObjectID="_1806221262" r:id="rId82"/>
        </w:object>
      </w:r>
      <w:r>
        <w:rPr>
          <w:rFonts w:hint="eastAsia"/>
        </w:rPr>
        <w:t>可由式（3）表示。</w:t>
      </w:r>
    </w:p>
    <w:p w14:paraId="18675F0B" w14:textId="6641C5A6" w:rsidR="007810CD" w:rsidRDefault="00F77F8C">
      <w:pPr>
        <w:pStyle w:val="afffffc"/>
        <w:rPr>
          <w:rFonts w:hAnsi="宋体" w:hint="eastAsia"/>
        </w:rPr>
      </w:pPr>
      <w:r>
        <w:rPr>
          <w:rFonts w:hAnsi="宋体" w:hint="eastAsia"/>
        </w:rPr>
        <w:lastRenderedPageBreak/>
        <w:t>结合用频单位实际运营情况，当承载容量达到一定的小区容量（各用频单位有所差异，需根据各个用频单位实际情况进行确定）时，需要对小区进行扩容，设</w:t>
      </w:r>
      <w:r w:rsidR="002344D6" w:rsidRPr="009544BD">
        <w:rPr>
          <w:position w:val="-6"/>
        </w:rPr>
        <w:object w:dxaOrig="200" w:dyaOrig="260" w14:anchorId="1E632F13">
          <v:shape id="_x0000_i1060" type="#_x0000_t75" style="width:12.5pt;height:15pt" o:ole="">
            <v:imagedata r:id="rId83" o:title=""/>
          </v:shape>
          <o:OLEObject Type="Embed" ProgID="Equation.DSMT4" ShapeID="_x0000_i1060" DrawAspect="Content" ObjectID="_1806221263" r:id="rId84"/>
        </w:object>
      </w:r>
      <w:r>
        <w:rPr>
          <w:rFonts w:hAnsi="宋体" w:hint="eastAsia"/>
        </w:rPr>
        <w:t>表示不同用频单位的扩容因子，建议</w:t>
      </w:r>
      <w:r w:rsidR="002344D6" w:rsidRPr="009544BD">
        <w:rPr>
          <w:position w:val="-6"/>
        </w:rPr>
        <w:object w:dxaOrig="200" w:dyaOrig="260" w14:anchorId="610D915E">
          <v:shape id="_x0000_i1061" type="#_x0000_t75" style="width:12.5pt;height:15pt" o:ole="">
            <v:imagedata r:id="rId85" o:title=""/>
          </v:shape>
          <o:OLEObject Type="Embed" ProgID="Equation.DSMT4" ShapeID="_x0000_i1061" DrawAspect="Content" ObjectID="_1806221264" r:id="rId86"/>
        </w:object>
      </w:r>
      <w:r>
        <w:rPr>
          <w:rFonts w:hint="eastAsia"/>
        </w:rPr>
        <w:t>的取值范围为[</w:t>
      </w:r>
      <w:r>
        <w:t>0.4,1]</w:t>
      </w:r>
      <w:r>
        <w:rPr>
          <w:rFonts w:hAnsi="宋体" w:hint="eastAsia"/>
        </w:rPr>
        <w:t>。将时隙占用度结果利用扩容因子进行修正，得到最终的用户承载率值，用户承载率</w:t>
      </w:r>
      <w:r w:rsidR="00ED63AE" w:rsidRPr="009544BD">
        <w:rPr>
          <w:position w:val="-10"/>
        </w:rPr>
        <w:object w:dxaOrig="220" w:dyaOrig="260" w14:anchorId="75374893">
          <v:shape id="_x0000_i1062" type="#_x0000_t75" style="width:12.5pt;height:15pt" o:ole="">
            <v:imagedata r:id="rId87" o:title=""/>
          </v:shape>
          <o:OLEObject Type="Embed" ProgID="Equation.DSMT4" ShapeID="_x0000_i1062" DrawAspect="Content" ObjectID="_1806221265" r:id="rId88"/>
        </w:object>
      </w:r>
      <w:r>
        <w:rPr>
          <w:rFonts w:hAnsi="宋体" w:hint="eastAsia"/>
        </w:rPr>
        <w:t>为</w:t>
      </w:r>
      <w:r w:rsidR="00AF6CDC">
        <w:rPr>
          <w:rFonts w:hAnsi="宋体" w:hint="eastAsia"/>
        </w:rPr>
        <w:t>：</w:t>
      </w:r>
    </w:p>
    <w:p w14:paraId="0832E2F3" w14:textId="6DBBB5DE" w:rsidR="00031AA0" w:rsidRPr="00C65E83" w:rsidRDefault="00031AA0" w:rsidP="00DD7129">
      <w:pPr>
        <w:pStyle w:val="MTDisplayEquation"/>
      </w:pPr>
      <w:r>
        <w:tab/>
      </w:r>
      <w:r w:rsidRPr="00296F50">
        <w:rPr>
          <w:position w:val="-32"/>
        </w:rPr>
        <w:object w:dxaOrig="2000" w:dyaOrig="760" w14:anchorId="4CF59F5E">
          <v:shape id="_x0000_i1063" type="#_x0000_t75" style="width:99.5pt;height:35.5pt" o:ole="">
            <v:imagedata r:id="rId89" o:title=""/>
          </v:shape>
          <o:OLEObject Type="Embed" ProgID="Equation.DSMT4" ShapeID="_x0000_i1063" DrawAspect="Content" ObjectID="_1806221266" r:id="rId90"/>
        </w:object>
      </w:r>
      <w:r w:rsidRPr="00DD7129">
        <w:rPr>
          <w:rFonts w:ascii="Times New Roman"/>
        </w:rP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sidR="003A2373">
        <w:rPr>
          <w:noProof/>
        </w:rPr>
        <w:instrText>4</w:instrText>
      </w:r>
      <w:r>
        <w:fldChar w:fldCharType="end"/>
      </w:r>
      <w:r>
        <w:instrText>)</w:instrText>
      </w:r>
      <w:r>
        <w:fldChar w:fldCharType="end"/>
      </w:r>
    </w:p>
    <w:p w14:paraId="1265681B" w14:textId="29D2D3B0" w:rsidR="007810CD" w:rsidRDefault="00905088" w:rsidP="000B7243">
      <w:pPr>
        <w:pStyle w:val="afffffc"/>
        <w:ind w:firstLineChars="202" w:firstLine="424"/>
        <w:rPr>
          <w:rFonts w:hAnsi="宋体" w:hint="eastAsia"/>
        </w:rPr>
      </w:pPr>
      <w:r>
        <w:rPr>
          <w:rFonts w:hAnsi="宋体" w:hint="eastAsia"/>
        </w:rPr>
        <w:t>式</w:t>
      </w:r>
      <w:r w:rsidR="00F77F8C">
        <w:rPr>
          <w:rFonts w:hAnsi="宋体" w:hint="eastAsia"/>
        </w:rPr>
        <w:t>中：</w:t>
      </w:r>
    </w:p>
    <w:p w14:paraId="57579359" w14:textId="786F8AFD" w:rsidR="007810CD" w:rsidRDefault="009544BD" w:rsidP="00655830">
      <w:pPr>
        <w:pStyle w:val="afffffc"/>
      </w:pPr>
      <w:r>
        <w:rPr>
          <w:position w:val="-6"/>
        </w:rPr>
        <w:object w:dxaOrig="200" w:dyaOrig="260" w14:anchorId="788E29CD">
          <v:shape id="_x0000_i1064" type="#_x0000_t75" style="width:9.5pt;height:15pt" o:ole="">
            <v:imagedata r:id="rId83" o:title=""/>
          </v:shape>
          <o:OLEObject Type="Embed" ProgID="Equation.DSMT4" ShapeID="_x0000_i1064" DrawAspect="Content" ObjectID="_1806221267" r:id="rId91"/>
        </w:object>
      </w:r>
      <w:r w:rsidR="00BA2485" w:rsidRPr="00834061">
        <w:rPr>
          <w:rFonts w:ascii="Times New Roman"/>
        </w:rPr>
        <w:t>——</w:t>
      </w:r>
      <w:r w:rsidR="00F77F8C">
        <w:rPr>
          <w:rFonts w:hAnsi="宋体" w:hint="eastAsia"/>
        </w:rPr>
        <w:t>不同用频单位的扩容因子</w:t>
      </w:r>
      <w:r w:rsidR="00505FD0">
        <w:rPr>
          <w:rFonts w:hint="eastAsia"/>
        </w:rPr>
        <w:t>；</w:t>
      </w:r>
    </w:p>
    <w:p w14:paraId="13A44DAB" w14:textId="441DC301" w:rsidR="00505FD0" w:rsidRDefault="00505FD0" w:rsidP="00655830">
      <w:pPr>
        <w:pStyle w:val="afffffc"/>
      </w:pPr>
      <w:r w:rsidRPr="00505FD0">
        <w:rPr>
          <w:position w:val="-4"/>
        </w:rPr>
        <w:object w:dxaOrig="220" w:dyaOrig="260" w14:anchorId="5433B49C">
          <v:shape id="_x0000_i1065" type="#_x0000_t75" style="width:12.5pt;height:13.5pt" o:ole="">
            <v:imagedata r:id="rId92" o:title=""/>
          </v:shape>
          <o:OLEObject Type="Embed" ProgID="Equation.DSMT4" ShapeID="_x0000_i1065" DrawAspect="Content" ObjectID="_1806221268" r:id="rId93"/>
        </w:object>
      </w:r>
      <w:r w:rsidRPr="00505FD0">
        <w:rPr>
          <w:rFonts w:ascii="Times New Roman"/>
        </w:rPr>
        <w:t>——</w:t>
      </w:r>
      <w:r>
        <w:rPr>
          <w:rFonts w:hint="eastAsia"/>
        </w:rPr>
        <w:t>总测试次数；</w:t>
      </w:r>
    </w:p>
    <w:p w14:paraId="4BC9F297" w14:textId="3EBAFFC2" w:rsidR="00505FD0" w:rsidRDefault="00505FD0" w:rsidP="00655830">
      <w:pPr>
        <w:pStyle w:val="afffffc"/>
      </w:pPr>
      <w:r w:rsidRPr="00505FD0">
        <w:rPr>
          <w:position w:val="-14"/>
        </w:rPr>
        <w:object w:dxaOrig="260" w:dyaOrig="380" w14:anchorId="4BDFD895">
          <v:shape id="_x0000_i1066" type="#_x0000_t75" style="width:13.5pt;height:19.5pt" o:ole="">
            <v:imagedata r:id="rId94" o:title=""/>
          </v:shape>
          <o:OLEObject Type="Embed" ProgID="Equation.DSMT4" ShapeID="_x0000_i1066" DrawAspect="Content" ObjectID="_1806221269" r:id="rId95"/>
        </w:object>
      </w:r>
      <w:r w:rsidRPr="00505FD0">
        <w:rPr>
          <w:rFonts w:ascii="Times New Roman"/>
        </w:rPr>
        <w:t>——</w:t>
      </w:r>
      <w:r>
        <w:rPr>
          <w:rFonts w:hint="eastAsia"/>
        </w:rPr>
        <w:t>在第</w:t>
      </w:r>
      <w:r w:rsidRPr="00505FD0">
        <w:rPr>
          <w:position w:val="-10"/>
        </w:rPr>
        <w:object w:dxaOrig="200" w:dyaOrig="260" w14:anchorId="1A5B9223">
          <v:shape id="_x0000_i1067" type="#_x0000_t75" style="width:9.5pt;height:13.5pt" o:ole="">
            <v:imagedata r:id="rId96" o:title=""/>
          </v:shape>
          <o:OLEObject Type="Embed" ProgID="Equation.DSMT4" ShapeID="_x0000_i1067" DrawAspect="Content" ObjectID="_1806221270" r:id="rId97"/>
        </w:object>
      </w:r>
      <w:r>
        <w:rPr>
          <w:rFonts w:hint="eastAsia"/>
        </w:rPr>
        <w:t>次测试中对某个小区信号进行解码分析获得该小区所有可用频点的绝对频点号个数；</w:t>
      </w:r>
    </w:p>
    <w:p w14:paraId="42B5E4FE" w14:textId="178C408D" w:rsidR="00505FD0" w:rsidRDefault="00505FD0" w:rsidP="00655830">
      <w:pPr>
        <w:pStyle w:val="afffffc"/>
      </w:pPr>
      <w:r w:rsidRPr="00505FD0">
        <w:rPr>
          <w:position w:val="-12"/>
        </w:rPr>
        <w:object w:dxaOrig="220" w:dyaOrig="360" w14:anchorId="40124E35">
          <v:shape id="_x0000_i1068" type="#_x0000_t75" style="width:12.5pt;height:17.5pt" o:ole="">
            <v:imagedata r:id="rId98" o:title=""/>
          </v:shape>
          <o:OLEObject Type="Embed" ProgID="Equation.DSMT4" ShapeID="_x0000_i1068" DrawAspect="Content" ObjectID="_1806221271" r:id="rId99"/>
        </w:object>
      </w:r>
      <w:r w:rsidRPr="00505FD0">
        <w:rPr>
          <w:rFonts w:ascii="Times New Roman"/>
        </w:rPr>
        <w:t>——</w:t>
      </w:r>
      <w:r>
        <w:rPr>
          <w:rFonts w:hint="eastAsia"/>
        </w:rPr>
        <w:t>第</w:t>
      </w:r>
      <w:r w:rsidRPr="00505FD0">
        <w:rPr>
          <w:position w:val="-6"/>
        </w:rPr>
        <w:object w:dxaOrig="139" w:dyaOrig="260" w14:anchorId="32518DAF">
          <v:shape id="_x0000_i1069" type="#_x0000_t75" style="width:6.5pt;height:13.5pt" o:ole="">
            <v:imagedata r:id="rId100" o:title=""/>
          </v:shape>
          <o:OLEObject Type="Embed" ProgID="Equation.DSMT4" ShapeID="_x0000_i1069" DrawAspect="Content" ObjectID="_1806221272" r:id="rId101"/>
        </w:object>
      </w:r>
      <w:r>
        <w:rPr>
          <w:rFonts w:hint="eastAsia"/>
        </w:rPr>
        <w:t>个频点的时隙占用度。</w:t>
      </w:r>
    </w:p>
    <w:p w14:paraId="2B1BFD82" w14:textId="2FB3A0A3" w:rsidR="007810CD" w:rsidRDefault="00F77F8C">
      <w:pPr>
        <w:pStyle w:val="a8"/>
        <w:spacing w:before="156" w:after="156"/>
      </w:pPr>
      <w:r>
        <w:rPr>
          <w:rFonts w:hint="eastAsia"/>
        </w:rPr>
        <w:t>码分多址</w:t>
      </w:r>
      <w:r>
        <w:t>系统</w:t>
      </w:r>
      <w:r>
        <w:rPr>
          <w:rFonts w:hint="eastAsia"/>
        </w:rPr>
        <w:t>用户承载率（码道占用度）</w:t>
      </w:r>
    </w:p>
    <w:p w14:paraId="6BD9360C" w14:textId="550918B1" w:rsidR="007810CD" w:rsidRPr="00AB2BA4" w:rsidRDefault="004E560B" w:rsidP="004E560B">
      <w:pPr>
        <w:pStyle w:val="afffffffffffe"/>
        <w:ind w:left="-142" w:firstLineChars="270" w:firstLine="567"/>
        <w:rPr>
          <w:rFonts w:ascii="宋体" w:hAnsi="宋体" w:hint="eastAsia"/>
          <w:szCs w:val="21"/>
        </w:rPr>
      </w:pPr>
      <w:r>
        <w:rPr>
          <w:rFonts w:ascii="宋体" w:hAnsi="宋体" w:hint="eastAsia"/>
          <w:szCs w:val="21"/>
        </w:rPr>
        <w:t>在WCDMA/TD-SCDMA/CDMA系统中资源形式为码道，由控制信道和业务信道组成。</w:t>
      </w:r>
      <w:r w:rsidR="00F77F8C" w:rsidRPr="00AB2BA4">
        <w:rPr>
          <w:rFonts w:ascii="宋体" w:hAnsi="宋体" w:hint="eastAsia"/>
          <w:szCs w:val="21"/>
        </w:rPr>
        <w:t>针对码分多址系统，用户承载率使用码道占用度</w:t>
      </w:r>
      <w:r w:rsidR="009544BD" w:rsidRPr="009544BD">
        <w:rPr>
          <w:position w:val="-6"/>
        </w:rPr>
        <w:object w:dxaOrig="220" w:dyaOrig="240" w14:anchorId="3B484AF1">
          <v:shape id="_x0000_i1070" type="#_x0000_t75" style="width:12.5pt;height:12.5pt" o:ole="">
            <v:imagedata r:id="rId102" o:title=""/>
          </v:shape>
          <o:OLEObject Type="Embed" ProgID="Equation.DSMT4" ShapeID="_x0000_i1070" DrawAspect="Content" ObjectID="_1806221273" r:id="rId103"/>
        </w:object>
      </w:r>
      <w:r w:rsidR="00F77F8C" w:rsidRPr="00AB2BA4">
        <w:rPr>
          <w:rFonts w:ascii="宋体" w:hAnsi="宋体" w:hint="eastAsia"/>
          <w:szCs w:val="21"/>
        </w:rPr>
        <w:t>来衡量。</w:t>
      </w:r>
    </w:p>
    <w:p w14:paraId="5EFF7980" w14:textId="392C3BFD" w:rsidR="007810CD" w:rsidRDefault="00F77F8C" w:rsidP="00F448A6">
      <w:pPr>
        <w:pStyle w:val="afffffffffffe"/>
        <w:ind w:left="-142" w:firstLineChars="270" w:firstLine="567"/>
      </w:pPr>
      <w:r>
        <w:rPr>
          <w:rFonts w:ascii="宋体" w:hAnsi="宋体" w:hint="eastAsia"/>
          <w:szCs w:val="21"/>
        </w:rPr>
        <w:t>码道占用度</w:t>
      </w:r>
      <w:r w:rsidR="009544BD" w:rsidRPr="009544BD">
        <w:rPr>
          <w:position w:val="-6"/>
        </w:rPr>
        <w:object w:dxaOrig="220" w:dyaOrig="240" w14:anchorId="5739E822">
          <v:shape id="_x0000_i1071" type="#_x0000_t75" style="width:12.5pt;height:12.5pt" o:ole="">
            <v:imagedata r:id="rId104" o:title=""/>
          </v:shape>
          <o:OLEObject Type="Embed" ProgID="Equation.DSMT4" ShapeID="_x0000_i1071" DrawAspect="Content" ObjectID="_1806221274" r:id="rId105"/>
        </w:object>
      </w:r>
      <w:r>
        <w:rPr>
          <w:rFonts w:hint="eastAsia"/>
        </w:rPr>
        <w:t>如公式（</w:t>
      </w:r>
      <w:r>
        <w:rPr>
          <w:rFonts w:hint="eastAsia"/>
        </w:rPr>
        <w:t>5</w:t>
      </w:r>
      <w:r>
        <w:rPr>
          <w:rFonts w:hint="eastAsia"/>
        </w:rPr>
        <w:t>）所示。</w:t>
      </w:r>
    </w:p>
    <w:p w14:paraId="1F5BA374" w14:textId="2ABD0F4A" w:rsidR="00031AA0" w:rsidRDefault="00031AA0" w:rsidP="00DD7129">
      <w:pPr>
        <w:pStyle w:val="MTDisplayEquation"/>
      </w:pPr>
      <w:r>
        <w:tab/>
      </w:r>
      <w:r w:rsidR="009544BD" w:rsidRPr="00634D80">
        <w:rPr>
          <w:position w:val="-30"/>
        </w:rPr>
        <w:object w:dxaOrig="1620" w:dyaOrig="700" w14:anchorId="2C9F0FCE">
          <v:shape id="_x0000_i1072" type="#_x0000_t75" style="width:84pt;height:37.5pt" o:ole="">
            <v:imagedata r:id="rId106" o:title=""/>
          </v:shape>
          <o:OLEObject Type="Embed" ProgID="Equation.DSMT4" ShapeID="_x0000_i1072" DrawAspect="Content" ObjectID="_1806221275" r:id="rId107"/>
        </w:object>
      </w:r>
      <w:r w:rsidRPr="00DD7129">
        <w:rPr>
          <w:rFonts w:ascii="Times New Roman"/>
        </w:rP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sidR="003A2373">
        <w:rPr>
          <w:noProof/>
        </w:rPr>
        <w:instrText>5</w:instrText>
      </w:r>
      <w:r>
        <w:fldChar w:fldCharType="end"/>
      </w:r>
      <w:r>
        <w:instrText>)</w:instrText>
      </w:r>
      <w:r>
        <w:fldChar w:fldCharType="end"/>
      </w:r>
    </w:p>
    <w:p w14:paraId="5D8B6762" w14:textId="113AD522" w:rsidR="007810CD" w:rsidRDefault="00905088" w:rsidP="00655830">
      <w:pPr>
        <w:pStyle w:val="afffffc"/>
        <w:ind w:firstLineChars="202" w:firstLine="424"/>
        <w:rPr>
          <w:rFonts w:hAnsi="宋体" w:hint="eastAsia"/>
          <w:szCs w:val="21"/>
        </w:rPr>
      </w:pPr>
      <w:r>
        <w:rPr>
          <w:rFonts w:hAnsi="宋体" w:hint="eastAsia"/>
          <w:szCs w:val="21"/>
        </w:rPr>
        <w:t>式</w:t>
      </w:r>
      <w:r w:rsidR="00F77F8C">
        <w:rPr>
          <w:rFonts w:hAnsi="宋体" w:hint="eastAsia"/>
          <w:szCs w:val="21"/>
        </w:rPr>
        <w:t>中：</w:t>
      </w:r>
    </w:p>
    <w:p w14:paraId="480A0E4A" w14:textId="7B3FA07E" w:rsidR="007810CD" w:rsidRDefault="009544BD" w:rsidP="003874E2">
      <w:pPr>
        <w:ind w:firstLineChars="200" w:firstLine="420"/>
        <w:rPr>
          <w:rFonts w:hAnsi="宋体" w:hint="eastAsia"/>
          <w:color w:val="000000" w:themeColor="text1"/>
          <w:szCs w:val="21"/>
          <w:lang w:val="zh-CN"/>
        </w:rPr>
      </w:pPr>
      <w:r>
        <w:rPr>
          <w:position w:val="-4"/>
        </w:rPr>
        <w:object w:dxaOrig="260" w:dyaOrig="240" w14:anchorId="45B74836">
          <v:shape id="_x0000_i1073" type="#_x0000_t75" style="width:15pt;height:14.5pt" o:ole="">
            <v:imagedata r:id="rId108" o:title=""/>
          </v:shape>
          <o:OLEObject Type="Embed" ProgID="Equation.DSMT4" ShapeID="_x0000_i1073" DrawAspect="Content" ObjectID="_1806221276" r:id="rId109"/>
        </w:object>
      </w:r>
      <w:r w:rsidR="00905088" w:rsidRPr="00834061">
        <w:t>——</w:t>
      </w:r>
      <w:r w:rsidR="00F77F8C">
        <w:rPr>
          <w:rFonts w:hAnsi="宋体" w:hint="eastAsia"/>
          <w:color w:val="000000" w:themeColor="text1"/>
          <w:szCs w:val="21"/>
          <w:lang w:val="zh-CN"/>
        </w:rPr>
        <w:t>总测试次数</w:t>
      </w:r>
      <w:r w:rsidR="00832033">
        <w:rPr>
          <w:rFonts w:hAnsi="宋体" w:hint="eastAsia"/>
          <w:color w:val="000000" w:themeColor="text1"/>
          <w:szCs w:val="21"/>
          <w:lang w:val="zh-CN"/>
        </w:rPr>
        <w:t>；</w:t>
      </w:r>
    </w:p>
    <w:p w14:paraId="521C7459" w14:textId="1925C3A8" w:rsidR="007810CD" w:rsidRDefault="000F24BD" w:rsidP="003874E2">
      <w:pPr>
        <w:ind w:firstLineChars="200" w:firstLine="420"/>
        <w:rPr>
          <w:rFonts w:ascii="宋体" w:hAnsi="宋体" w:hint="eastAsia"/>
          <w:szCs w:val="21"/>
        </w:rPr>
      </w:pPr>
      <w:r w:rsidRPr="000F24BD">
        <w:rPr>
          <w:position w:val="-12"/>
        </w:rPr>
        <w:object w:dxaOrig="340" w:dyaOrig="360" w14:anchorId="60C5FCAE">
          <v:shape id="_x0000_i1074" type="#_x0000_t75" style="width:18pt;height:17.5pt" o:ole="">
            <v:imagedata r:id="rId110" o:title=""/>
          </v:shape>
          <o:OLEObject Type="Embed" ProgID="Equation.DSMT4" ShapeID="_x0000_i1074" DrawAspect="Content" ObjectID="_1806221277" r:id="rId111"/>
        </w:object>
      </w:r>
      <w:r w:rsidR="00905088" w:rsidRPr="00834061">
        <w:t>——</w:t>
      </w:r>
      <w:r w:rsidR="00F77F8C">
        <w:rPr>
          <w:rFonts w:hint="eastAsia"/>
        </w:rPr>
        <w:t>在第</w:t>
      </w:r>
      <w:r w:rsidR="00F77F8C">
        <w:rPr>
          <w:rFonts w:hint="eastAsia"/>
          <w:i/>
        </w:rPr>
        <w:t>i</w:t>
      </w:r>
      <w:r w:rsidR="00F77F8C">
        <w:rPr>
          <w:rFonts w:hint="eastAsia"/>
        </w:rPr>
        <w:t>次测试中对某个小区信号进行解码分析获得</w:t>
      </w:r>
      <w:r w:rsidR="00F77F8C">
        <w:rPr>
          <w:rFonts w:ascii="宋体" w:hAnsi="宋体" w:hint="eastAsia"/>
          <w:szCs w:val="21"/>
        </w:rPr>
        <w:t>系统可使用的码道总数</w:t>
      </w:r>
      <w:r w:rsidR="00832033">
        <w:rPr>
          <w:rFonts w:ascii="宋体" w:hAnsi="宋体" w:hint="eastAsia"/>
          <w:szCs w:val="21"/>
        </w:rPr>
        <w:t>；</w:t>
      </w:r>
    </w:p>
    <w:p w14:paraId="655B76F6" w14:textId="120C2906" w:rsidR="007810CD" w:rsidRDefault="000F24BD" w:rsidP="003874E2">
      <w:pPr>
        <w:ind w:firstLineChars="200" w:firstLine="420"/>
        <w:rPr>
          <w:rFonts w:ascii="宋体" w:hAnsi="宋体" w:hint="eastAsia"/>
          <w:szCs w:val="21"/>
        </w:rPr>
      </w:pPr>
      <w:r w:rsidRPr="000F24BD">
        <w:rPr>
          <w:position w:val="-12"/>
        </w:rPr>
        <w:object w:dxaOrig="240" w:dyaOrig="360" w14:anchorId="4F651D1E">
          <v:shape id="_x0000_i1075" type="#_x0000_t75" style="width:12.5pt;height:17.5pt" o:ole="">
            <v:imagedata r:id="rId112" o:title=""/>
          </v:shape>
          <o:OLEObject Type="Embed" ProgID="Equation.DSMT4" ShapeID="_x0000_i1075" DrawAspect="Content" ObjectID="_1806221278" r:id="rId113"/>
        </w:object>
      </w:r>
      <w:r w:rsidR="00905088" w:rsidRPr="00834061">
        <w:t>——</w:t>
      </w:r>
      <w:r w:rsidR="00F77F8C">
        <w:rPr>
          <w:rFonts w:hint="eastAsia"/>
        </w:rPr>
        <w:t>在第</w:t>
      </w:r>
      <w:r w:rsidR="00F77F8C">
        <w:rPr>
          <w:rFonts w:hint="eastAsia"/>
          <w:i/>
        </w:rPr>
        <w:t>i</w:t>
      </w:r>
      <w:r w:rsidR="00F77F8C">
        <w:rPr>
          <w:rFonts w:hint="eastAsia"/>
        </w:rPr>
        <w:t>次测试中</w:t>
      </w:r>
      <w:r w:rsidR="00F77F8C">
        <w:rPr>
          <w:rFonts w:ascii="宋体" w:hAnsi="宋体" w:hint="eastAsia"/>
          <w:szCs w:val="21"/>
        </w:rPr>
        <w:t>基站为用户分配的控制信道数量</w:t>
      </w:r>
      <w:r w:rsidR="00832033">
        <w:rPr>
          <w:rFonts w:ascii="宋体" w:hAnsi="宋体" w:hint="eastAsia"/>
          <w:szCs w:val="21"/>
        </w:rPr>
        <w:t>；</w:t>
      </w:r>
    </w:p>
    <w:p w14:paraId="544D3851" w14:textId="27925FED" w:rsidR="007810CD" w:rsidRPr="00C65E83" w:rsidRDefault="000F24BD" w:rsidP="003874E2">
      <w:pPr>
        <w:ind w:firstLineChars="200" w:firstLine="420"/>
        <w:rPr>
          <w:rFonts w:ascii="宋体" w:hAnsi="宋体" w:hint="eastAsia"/>
          <w:szCs w:val="21"/>
        </w:rPr>
      </w:pPr>
      <w:r w:rsidRPr="000F24BD">
        <w:rPr>
          <w:position w:val="-12"/>
        </w:rPr>
        <w:object w:dxaOrig="240" w:dyaOrig="360" w14:anchorId="3D3B1F5B">
          <v:shape id="_x0000_i1076" type="#_x0000_t75" style="width:12.5pt;height:17.5pt" o:ole="">
            <v:imagedata r:id="rId114" o:title=""/>
          </v:shape>
          <o:OLEObject Type="Embed" ProgID="Equation.DSMT4" ShapeID="_x0000_i1076" DrawAspect="Content" ObjectID="_1806221279" r:id="rId115"/>
        </w:object>
      </w:r>
      <w:r w:rsidR="00905088" w:rsidRPr="00834061">
        <w:t>——</w:t>
      </w:r>
      <w:r w:rsidR="00F77F8C">
        <w:rPr>
          <w:rFonts w:hint="eastAsia"/>
        </w:rPr>
        <w:t>在第</w:t>
      </w:r>
      <w:r w:rsidR="00F77F8C">
        <w:rPr>
          <w:rFonts w:hint="eastAsia"/>
          <w:i/>
        </w:rPr>
        <w:t>i</w:t>
      </w:r>
      <w:r w:rsidR="00F77F8C">
        <w:rPr>
          <w:rFonts w:hint="eastAsia"/>
        </w:rPr>
        <w:t>次测试中所获得的数据信道中</w:t>
      </w:r>
      <w:r w:rsidR="00F77F8C">
        <w:rPr>
          <w:rFonts w:ascii="宋体" w:hAnsi="宋体" w:hint="eastAsia"/>
          <w:szCs w:val="21"/>
        </w:rPr>
        <w:t>业务信道占用数量。</w:t>
      </w:r>
    </w:p>
    <w:p w14:paraId="0A24F8C6" w14:textId="3D65263C" w:rsidR="007810CD" w:rsidRDefault="00F77F8C" w:rsidP="00C65E83">
      <w:pPr>
        <w:pStyle w:val="afffffffffffe"/>
        <w:ind w:left="-142" w:firstLineChars="250" w:firstLine="525"/>
        <w:rPr>
          <w:rFonts w:ascii="宋体" w:hAnsi="宋体" w:hint="eastAsia"/>
          <w:szCs w:val="21"/>
        </w:rPr>
      </w:pPr>
      <w:r>
        <w:rPr>
          <w:rFonts w:ascii="宋体" w:hAnsi="宋体" w:hint="eastAsia"/>
          <w:szCs w:val="21"/>
        </w:rPr>
        <w:t>如式（5），在实际测量中，</w:t>
      </w:r>
      <w:r>
        <w:rPr>
          <w:rFonts w:ascii="宋体" w:hAnsi="宋体"/>
          <w:szCs w:val="21"/>
        </w:rPr>
        <w:t>设</w:t>
      </w:r>
      <w:r>
        <w:rPr>
          <w:rFonts w:hAnsi="宋体" w:hint="eastAsia"/>
          <w:color w:val="000000" w:themeColor="text1"/>
          <w:szCs w:val="21"/>
          <w:lang w:val="zh-CN"/>
        </w:rPr>
        <w:t>总测试次数</w:t>
      </w:r>
      <w:r w:rsidR="00CB5D69" w:rsidRPr="009544BD">
        <w:rPr>
          <w:position w:val="-4"/>
        </w:rPr>
        <w:object w:dxaOrig="279" w:dyaOrig="260" w14:anchorId="3FB61882">
          <v:shape id="_x0000_i1077" type="#_x0000_t75" style="width:11pt;height:11pt" o:ole="">
            <v:imagedata r:id="rId116" o:title=""/>
          </v:shape>
          <o:OLEObject Type="Embed" ProgID="Equation.DSMT4" ShapeID="_x0000_i1077" DrawAspect="Content" ObjectID="_1806221280" r:id="rId117"/>
        </w:object>
      </w:r>
      <w:r>
        <w:rPr>
          <w:rFonts w:hint="eastAsia"/>
        </w:rPr>
        <w:t>。以第</w:t>
      </w:r>
      <w:r>
        <w:rPr>
          <w:rFonts w:hint="eastAsia"/>
          <w:i/>
        </w:rPr>
        <w:t>i</w:t>
      </w:r>
      <w:r>
        <w:rPr>
          <w:rFonts w:hint="eastAsia"/>
        </w:rPr>
        <w:t>次测试举例，</w:t>
      </w:r>
      <w:r>
        <w:rPr>
          <w:rFonts w:ascii="宋体" w:hAnsi="宋体" w:hint="eastAsia"/>
          <w:szCs w:val="21"/>
        </w:rPr>
        <w:t>在许可范围内对某个小区信号完成搜索、同步，根据协议规定对已知的若干个承载控制信息和小区广播信息的信道分别进行解调、解码和信息提取，以获得小区的基本情况。设系统可使用的码道总数</w:t>
      </w:r>
      <w:r w:rsidR="009544BD" w:rsidRPr="009544BD">
        <w:rPr>
          <w:position w:val="-12"/>
        </w:rPr>
        <w:object w:dxaOrig="320" w:dyaOrig="360" w14:anchorId="00CC6C77">
          <v:shape id="_x0000_i1078" type="#_x0000_t75" style="width:17.5pt;height:19pt" o:ole="">
            <v:imagedata r:id="rId118" o:title=""/>
          </v:shape>
          <o:OLEObject Type="Embed" ProgID="Equation.DSMT4" ShapeID="_x0000_i1078" DrawAspect="Content" ObjectID="_1806221281" r:id="rId119"/>
        </w:object>
      </w:r>
      <w:r>
        <w:rPr>
          <w:rFonts w:ascii="宋体" w:hAnsi="宋体" w:hint="eastAsia"/>
          <w:szCs w:val="21"/>
        </w:rPr>
        <w:t>，基站为用户分配的控制信道数量</w:t>
      </w:r>
      <w:r w:rsidR="00ED63AE">
        <w:rPr>
          <w:position w:val="-12"/>
        </w:rPr>
        <w:object w:dxaOrig="240" w:dyaOrig="360" w14:anchorId="5E1C940D">
          <v:shape id="_x0000_i1079" type="#_x0000_t75" style="width:14.5pt;height:22pt" o:ole="">
            <v:imagedata r:id="rId120" o:title=""/>
          </v:shape>
          <o:OLEObject Type="Embed" ProgID="Equation.DSMT4" ShapeID="_x0000_i1079" DrawAspect="Content" ObjectID="_1806221282" r:id="rId121"/>
        </w:object>
      </w:r>
      <w:r>
        <w:rPr>
          <w:rFonts w:ascii="宋体" w:hAnsi="宋体" w:hint="eastAsia"/>
          <w:szCs w:val="21"/>
        </w:rPr>
        <w:t>，数据信道数量</w:t>
      </w:r>
      <w:r w:rsidR="00CB5D69">
        <w:rPr>
          <w:position w:val="-12"/>
        </w:rPr>
        <w:object w:dxaOrig="880" w:dyaOrig="360" w14:anchorId="6F917B9C">
          <v:shape id="_x0000_i1080" type="#_x0000_t75" style="width:43.5pt;height:22pt" o:ole="">
            <v:imagedata r:id="rId122" o:title=""/>
          </v:shape>
          <o:OLEObject Type="Embed" ProgID="Equation.DSMT4" ShapeID="_x0000_i1080" DrawAspect="Content" ObjectID="_1806221283" r:id="rId123"/>
        </w:object>
      </w:r>
      <w:r>
        <w:rPr>
          <w:rFonts w:ascii="宋体" w:hAnsi="宋体" w:hint="eastAsia"/>
          <w:szCs w:val="21"/>
        </w:rPr>
        <w:t>。</w:t>
      </w:r>
    </w:p>
    <w:p w14:paraId="1EDCADAE" w14:textId="6C4BE650" w:rsidR="007810CD" w:rsidRDefault="00F77F8C" w:rsidP="00C65E83">
      <w:pPr>
        <w:pStyle w:val="afffffffffffe"/>
        <w:ind w:left="-142" w:firstLineChars="250" w:firstLine="525"/>
        <w:rPr>
          <w:rFonts w:ascii="宋体" w:hAnsi="宋体" w:hint="eastAsia"/>
          <w:szCs w:val="21"/>
        </w:rPr>
      </w:pPr>
      <w:r>
        <w:rPr>
          <w:rFonts w:ascii="宋体" w:hAnsi="宋体" w:hint="eastAsia"/>
          <w:szCs w:val="21"/>
        </w:rPr>
        <w:t>针对承载数据业务的</w:t>
      </w:r>
      <w:r w:rsidR="00CB5D69">
        <w:rPr>
          <w:position w:val="-12"/>
        </w:rPr>
        <w:object w:dxaOrig="880" w:dyaOrig="360" w14:anchorId="106118AD">
          <v:shape id="_x0000_i1081" type="#_x0000_t75" style="width:43.5pt;height:22pt" o:ole="">
            <v:imagedata r:id="rId122" o:title=""/>
          </v:shape>
          <o:OLEObject Type="Embed" ProgID="Equation.DSMT4" ShapeID="_x0000_i1081" DrawAspect="Content" ObjectID="_1806221284" r:id="rId124"/>
        </w:object>
      </w:r>
      <w:r>
        <w:rPr>
          <w:rFonts w:ascii="宋体" w:hAnsi="宋体" w:hint="eastAsia"/>
          <w:szCs w:val="21"/>
        </w:rPr>
        <w:t>个信道，利用获得的相关控制信息对其是否承载相关用户数据进行解析，获得业务信道占用数量为</w:t>
      </w:r>
      <w:r w:rsidR="00ED63AE">
        <w:rPr>
          <w:position w:val="-12"/>
        </w:rPr>
        <w:object w:dxaOrig="220" w:dyaOrig="360" w14:anchorId="124A6266">
          <v:shape id="_x0000_i1082" type="#_x0000_t75" style="width:12.5pt;height:22pt" o:ole="">
            <v:imagedata r:id="rId125" o:title=""/>
          </v:shape>
          <o:OLEObject Type="Embed" ProgID="Equation.DSMT4" ShapeID="_x0000_i1082" DrawAspect="Content" ObjectID="_1806221285" r:id="rId126"/>
        </w:object>
      </w:r>
      <w:r>
        <w:rPr>
          <w:rFonts w:ascii="宋体" w:hAnsi="宋体" w:hint="eastAsia"/>
          <w:szCs w:val="21"/>
        </w:rPr>
        <w:t>。则小区码道占用度</w:t>
      </w:r>
      <w:r w:rsidR="00CB5D69" w:rsidRPr="00CB5D69">
        <w:rPr>
          <w:position w:val="-6"/>
        </w:rPr>
        <w:object w:dxaOrig="220" w:dyaOrig="240" w14:anchorId="51633E07">
          <v:shape id="_x0000_i1083" type="#_x0000_t75" style="width:12.5pt;height:12.5pt" o:ole="">
            <v:imagedata r:id="rId127" o:title=""/>
          </v:shape>
          <o:OLEObject Type="Embed" ProgID="Equation.DSMT4" ShapeID="_x0000_i1083" DrawAspect="Content" ObjectID="_1806221286" r:id="rId128"/>
        </w:object>
      </w:r>
      <w:r>
        <w:rPr>
          <w:rFonts w:ascii="宋体" w:hAnsi="宋体" w:hint="eastAsia"/>
          <w:szCs w:val="21"/>
        </w:rPr>
        <w:t>可由式（5）表示。</w:t>
      </w:r>
      <w:r>
        <w:rPr>
          <w:rFonts w:ascii="宋体" w:hAnsi="宋体"/>
          <w:szCs w:val="21"/>
        </w:rPr>
        <w:t xml:space="preserve"> </w:t>
      </w:r>
    </w:p>
    <w:p w14:paraId="6EE94728" w14:textId="230F43CA" w:rsidR="007810CD" w:rsidRDefault="00F77F8C">
      <w:pPr>
        <w:pStyle w:val="afffffc"/>
        <w:tabs>
          <w:tab w:val="clear" w:pos="9298"/>
        </w:tabs>
        <w:ind w:leftChars="-67" w:left="-141"/>
      </w:pPr>
      <w:r>
        <w:rPr>
          <w:rFonts w:hint="eastAsia"/>
        </w:rPr>
        <w:t>结合用频单位实际运营情况，当承载容量达到一定的小区容量（各用频单位有所差异，需根据各个用频单位实际情况进行确定）时，需要对小区进行扩容，设</w:t>
      </w:r>
      <w:r w:rsidR="005A1294" w:rsidRPr="00CB5D69">
        <w:rPr>
          <w:position w:val="-6"/>
        </w:rPr>
        <w:object w:dxaOrig="200" w:dyaOrig="260" w14:anchorId="686A983A">
          <v:shape id="_x0000_i1084" type="#_x0000_t75" style="width:12.5pt;height:15pt" o:ole="">
            <v:imagedata r:id="rId83" o:title=""/>
          </v:shape>
          <o:OLEObject Type="Embed" ProgID="Equation.DSMT4" ShapeID="_x0000_i1084" DrawAspect="Content" ObjectID="_1806221287" r:id="rId129"/>
        </w:object>
      </w:r>
      <w:r>
        <w:rPr>
          <w:rFonts w:hint="eastAsia"/>
        </w:rPr>
        <w:t>表示不同用频单位的扩容因子，</w:t>
      </w:r>
      <w:r>
        <w:rPr>
          <w:rFonts w:hAnsi="宋体" w:hint="eastAsia"/>
        </w:rPr>
        <w:t>建议</w:t>
      </w:r>
      <w:r w:rsidR="005A1294" w:rsidRPr="00CB5D69">
        <w:rPr>
          <w:position w:val="-6"/>
        </w:rPr>
        <w:object w:dxaOrig="200" w:dyaOrig="260" w14:anchorId="6849B0BF">
          <v:shape id="_x0000_i1085" type="#_x0000_t75" style="width:12.5pt;height:15pt" o:ole="">
            <v:imagedata r:id="rId83" o:title=""/>
          </v:shape>
          <o:OLEObject Type="Embed" ProgID="Equation.DSMT4" ShapeID="_x0000_i1085" DrawAspect="Content" ObjectID="_1806221288" r:id="rId130"/>
        </w:object>
      </w:r>
      <w:r>
        <w:rPr>
          <w:rFonts w:hint="eastAsia"/>
        </w:rPr>
        <w:t>的</w:t>
      </w:r>
      <w:r>
        <w:rPr>
          <w:rFonts w:hint="eastAsia"/>
        </w:rPr>
        <w:lastRenderedPageBreak/>
        <w:t>取值范围为[</w:t>
      </w:r>
      <w:r>
        <w:t>0.4,1]</w:t>
      </w:r>
      <w:r>
        <w:rPr>
          <w:rFonts w:hint="eastAsia"/>
        </w:rPr>
        <w:t>。将码道占用度结果利用扩容因子进行修正，得到最终的用户承载率值，用户承载率</w:t>
      </w:r>
      <w:r w:rsidR="005A1294" w:rsidRPr="00CB5D69">
        <w:rPr>
          <w:position w:val="-10"/>
        </w:rPr>
        <w:object w:dxaOrig="220" w:dyaOrig="260" w14:anchorId="77A4B6F0">
          <v:shape id="_x0000_i1086" type="#_x0000_t75" style="width:12.5pt;height:15pt" o:ole="">
            <v:imagedata r:id="rId87" o:title=""/>
          </v:shape>
          <o:OLEObject Type="Embed" ProgID="Equation.DSMT4" ShapeID="_x0000_i1086" DrawAspect="Content" ObjectID="_1806221289" r:id="rId131"/>
        </w:object>
      </w:r>
      <w:r w:rsidR="009100DE">
        <w:rPr>
          <w:rFonts w:hint="eastAsia"/>
        </w:rPr>
        <w:t>：</w:t>
      </w:r>
    </w:p>
    <w:p w14:paraId="161AE540" w14:textId="7B0347A6" w:rsidR="007810CD" w:rsidRDefault="007810CD" w:rsidP="00DD7129">
      <w:pPr>
        <w:pStyle w:val="afffffc"/>
        <w:tabs>
          <w:tab w:val="clear" w:pos="4201"/>
          <w:tab w:val="left" w:pos="0"/>
          <w:tab w:val="center" w:pos="4678"/>
        </w:tabs>
        <w:ind w:firstLineChars="0" w:firstLine="0"/>
        <w:jc w:val="left"/>
      </w:pPr>
    </w:p>
    <w:p w14:paraId="0504CB59" w14:textId="56BFD322" w:rsidR="00634D80" w:rsidRDefault="00634D80" w:rsidP="00DD7129">
      <w:pPr>
        <w:pStyle w:val="MTDisplayEquation"/>
      </w:pPr>
      <w:r>
        <w:tab/>
      </w:r>
      <w:r w:rsidRPr="00296F50">
        <w:rPr>
          <w:position w:val="-30"/>
        </w:rPr>
        <w:object w:dxaOrig="1960" w:dyaOrig="700" w14:anchorId="0209CB6E">
          <v:shape id="_x0000_i1087" type="#_x0000_t75" style="width:98pt;height:37.5pt" o:ole="">
            <v:imagedata r:id="rId132" o:title=""/>
          </v:shape>
          <o:OLEObject Type="Embed" ProgID="Equation.DSMT4" ShapeID="_x0000_i1087" DrawAspect="Content" ObjectID="_1806221290" r:id="rId133"/>
        </w:object>
      </w:r>
      <w:r w:rsidRPr="00DD7129">
        <w:rPr>
          <w:rFonts w:ascii="Times New Roman"/>
        </w:rP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sidR="003A2373">
        <w:rPr>
          <w:noProof/>
        </w:rPr>
        <w:instrText>6</w:instrText>
      </w:r>
      <w:r>
        <w:fldChar w:fldCharType="end"/>
      </w:r>
      <w:r>
        <w:instrText>)</w:instrText>
      </w:r>
      <w:r>
        <w:fldChar w:fldCharType="end"/>
      </w:r>
    </w:p>
    <w:p w14:paraId="74BDE7C3" w14:textId="47E09ACC" w:rsidR="007810CD" w:rsidRDefault="00905088" w:rsidP="000F24BD">
      <w:pPr>
        <w:pStyle w:val="afffffc"/>
        <w:rPr>
          <w:rFonts w:hAnsi="宋体" w:hint="eastAsia"/>
        </w:rPr>
      </w:pPr>
      <w:r>
        <w:rPr>
          <w:rFonts w:hAnsi="宋体" w:hint="eastAsia"/>
        </w:rPr>
        <w:t>式</w:t>
      </w:r>
      <w:r w:rsidR="00F77F8C">
        <w:rPr>
          <w:rFonts w:hAnsi="宋体" w:hint="eastAsia"/>
        </w:rPr>
        <w:t>中：</w:t>
      </w:r>
    </w:p>
    <w:p w14:paraId="347110A3" w14:textId="2E1AD33A" w:rsidR="007810CD" w:rsidRDefault="00CB5D69" w:rsidP="00655830">
      <w:pPr>
        <w:pStyle w:val="afffffc"/>
      </w:pPr>
      <w:r>
        <w:rPr>
          <w:position w:val="-6"/>
        </w:rPr>
        <w:object w:dxaOrig="200" w:dyaOrig="260" w14:anchorId="68238A33">
          <v:shape id="_x0000_i1088" type="#_x0000_t75" style="width:9.5pt;height:15pt" o:ole="">
            <v:imagedata r:id="rId83" o:title=""/>
          </v:shape>
          <o:OLEObject Type="Embed" ProgID="Equation.DSMT4" ShapeID="_x0000_i1088" DrawAspect="Content" ObjectID="_1806221291" r:id="rId134"/>
        </w:object>
      </w:r>
      <w:r w:rsidR="00905088" w:rsidRPr="00834061">
        <w:rPr>
          <w:rFonts w:ascii="Times New Roman"/>
        </w:rPr>
        <w:t>——</w:t>
      </w:r>
      <w:r w:rsidR="00F77F8C">
        <w:rPr>
          <w:rFonts w:hAnsi="宋体" w:hint="eastAsia"/>
        </w:rPr>
        <w:t>不同用频单位的扩容因子</w:t>
      </w:r>
      <w:r w:rsidR="000F24BD">
        <w:rPr>
          <w:rFonts w:hint="eastAsia"/>
        </w:rPr>
        <w:t>；</w:t>
      </w:r>
    </w:p>
    <w:p w14:paraId="02C05B72" w14:textId="77777777" w:rsidR="000F24BD" w:rsidRDefault="000F24BD" w:rsidP="000D0DE1">
      <w:pPr>
        <w:ind w:firstLineChars="200" w:firstLine="420"/>
        <w:rPr>
          <w:rFonts w:hAnsi="宋体" w:hint="eastAsia"/>
          <w:color w:val="000000" w:themeColor="text1"/>
          <w:szCs w:val="21"/>
          <w:lang w:val="zh-CN"/>
        </w:rPr>
      </w:pPr>
      <w:r>
        <w:rPr>
          <w:position w:val="-4"/>
        </w:rPr>
        <w:object w:dxaOrig="260" w:dyaOrig="240" w14:anchorId="054E9F3F">
          <v:shape id="_x0000_i1089" type="#_x0000_t75" style="width:15pt;height:14.5pt" o:ole="">
            <v:imagedata r:id="rId108" o:title=""/>
          </v:shape>
          <o:OLEObject Type="Embed" ProgID="Equation.DSMT4" ShapeID="_x0000_i1089" DrawAspect="Content" ObjectID="_1806221292" r:id="rId135"/>
        </w:object>
      </w:r>
      <w:r w:rsidRPr="00834061">
        <w:t>——</w:t>
      </w:r>
      <w:r>
        <w:rPr>
          <w:rFonts w:hAnsi="宋体" w:hint="eastAsia"/>
          <w:color w:val="000000" w:themeColor="text1"/>
          <w:szCs w:val="21"/>
          <w:lang w:val="zh-CN"/>
        </w:rPr>
        <w:t>总测试次数；</w:t>
      </w:r>
    </w:p>
    <w:p w14:paraId="2880C502" w14:textId="77777777" w:rsidR="000F24BD" w:rsidRDefault="000F24BD">
      <w:pPr>
        <w:ind w:firstLineChars="200" w:firstLine="420"/>
        <w:rPr>
          <w:rFonts w:ascii="宋体" w:hAnsi="宋体" w:hint="eastAsia"/>
          <w:szCs w:val="21"/>
        </w:rPr>
      </w:pPr>
      <w:r w:rsidRPr="000F24BD">
        <w:rPr>
          <w:position w:val="-12"/>
        </w:rPr>
        <w:object w:dxaOrig="340" w:dyaOrig="360" w14:anchorId="343FE291">
          <v:shape id="_x0000_i1090" type="#_x0000_t75" style="width:18pt;height:17.5pt" o:ole="">
            <v:imagedata r:id="rId110" o:title=""/>
          </v:shape>
          <o:OLEObject Type="Embed" ProgID="Equation.DSMT4" ShapeID="_x0000_i1090" DrawAspect="Content" ObjectID="_1806221293" r:id="rId136"/>
        </w:object>
      </w:r>
      <w:r w:rsidRPr="00834061">
        <w:t>——</w:t>
      </w:r>
      <w:r>
        <w:rPr>
          <w:rFonts w:hint="eastAsia"/>
        </w:rPr>
        <w:t>在第</w:t>
      </w:r>
      <w:r>
        <w:rPr>
          <w:rFonts w:hint="eastAsia"/>
          <w:i/>
        </w:rPr>
        <w:t>i</w:t>
      </w:r>
      <w:r>
        <w:rPr>
          <w:rFonts w:hint="eastAsia"/>
        </w:rPr>
        <w:t>次测试中对某个小区信号进行解码分析获得</w:t>
      </w:r>
      <w:r>
        <w:rPr>
          <w:rFonts w:ascii="宋体" w:hAnsi="宋体" w:hint="eastAsia"/>
          <w:szCs w:val="21"/>
        </w:rPr>
        <w:t>系统可使用的码道总数；</w:t>
      </w:r>
    </w:p>
    <w:p w14:paraId="6F12B817" w14:textId="77777777" w:rsidR="000F24BD" w:rsidRDefault="000F24BD">
      <w:pPr>
        <w:ind w:firstLineChars="200" w:firstLine="420"/>
        <w:rPr>
          <w:rFonts w:ascii="宋体" w:hAnsi="宋体" w:hint="eastAsia"/>
          <w:szCs w:val="21"/>
        </w:rPr>
      </w:pPr>
      <w:r w:rsidRPr="000F24BD">
        <w:rPr>
          <w:position w:val="-12"/>
        </w:rPr>
        <w:object w:dxaOrig="240" w:dyaOrig="360" w14:anchorId="11E3B4BD">
          <v:shape id="_x0000_i1091" type="#_x0000_t75" style="width:12.5pt;height:17.5pt" o:ole="">
            <v:imagedata r:id="rId112" o:title=""/>
          </v:shape>
          <o:OLEObject Type="Embed" ProgID="Equation.DSMT4" ShapeID="_x0000_i1091" DrawAspect="Content" ObjectID="_1806221294" r:id="rId137"/>
        </w:object>
      </w:r>
      <w:r w:rsidRPr="00834061">
        <w:t>——</w:t>
      </w:r>
      <w:r>
        <w:rPr>
          <w:rFonts w:hint="eastAsia"/>
        </w:rPr>
        <w:t>在第</w:t>
      </w:r>
      <w:r>
        <w:rPr>
          <w:rFonts w:hint="eastAsia"/>
          <w:i/>
        </w:rPr>
        <w:t>i</w:t>
      </w:r>
      <w:r>
        <w:rPr>
          <w:rFonts w:hint="eastAsia"/>
        </w:rPr>
        <w:t>次测试中</w:t>
      </w:r>
      <w:r>
        <w:rPr>
          <w:rFonts w:ascii="宋体" w:hAnsi="宋体" w:hint="eastAsia"/>
          <w:szCs w:val="21"/>
        </w:rPr>
        <w:t>基站为用户分配的控制信道数量；</w:t>
      </w:r>
    </w:p>
    <w:p w14:paraId="67D83EBD" w14:textId="2E9B1841" w:rsidR="000F24BD" w:rsidRPr="000F24BD" w:rsidRDefault="000F24BD">
      <w:pPr>
        <w:ind w:firstLineChars="200" w:firstLine="420"/>
        <w:rPr>
          <w:rFonts w:ascii="宋体" w:hAnsi="宋体" w:hint="eastAsia"/>
          <w:szCs w:val="21"/>
        </w:rPr>
      </w:pPr>
      <w:r w:rsidRPr="000F24BD">
        <w:rPr>
          <w:position w:val="-12"/>
        </w:rPr>
        <w:object w:dxaOrig="240" w:dyaOrig="360" w14:anchorId="679964E4">
          <v:shape id="_x0000_i1092" type="#_x0000_t75" style="width:12.5pt;height:17.5pt" o:ole="">
            <v:imagedata r:id="rId114" o:title=""/>
          </v:shape>
          <o:OLEObject Type="Embed" ProgID="Equation.DSMT4" ShapeID="_x0000_i1092" DrawAspect="Content" ObjectID="_1806221295" r:id="rId138"/>
        </w:object>
      </w:r>
      <w:r w:rsidRPr="00834061">
        <w:t>——</w:t>
      </w:r>
      <w:r>
        <w:rPr>
          <w:rFonts w:hint="eastAsia"/>
        </w:rPr>
        <w:t>在第</w:t>
      </w:r>
      <w:r>
        <w:rPr>
          <w:rFonts w:hint="eastAsia"/>
          <w:i/>
        </w:rPr>
        <w:t>i</w:t>
      </w:r>
      <w:r>
        <w:rPr>
          <w:rFonts w:hint="eastAsia"/>
        </w:rPr>
        <w:t>次测试中所获得的数据信道中</w:t>
      </w:r>
      <w:r>
        <w:rPr>
          <w:rFonts w:ascii="宋体" w:hAnsi="宋体" w:hint="eastAsia"/>
          <w:szCs w:val="21"/>
        </w:rPr>
        <w:t>业务信道占用数量。</w:t>
      </w:r>
    </w:p>
    <w:p w14:paraId="74A0B1D8" w14:textId="7BD9D72F" w:rsidR="007810CD" w:rsidRDefault="00FB7135">
      <w:pPr>
        <w:pStyle w:val="a8"/>
        <w:spacing w:before="156" w:after="156"/>
      </w:pPr>
      <w:ins w:id="373" w:author="a63088" w:date="2025-04-15T11:16:00Z" w16du:dateUtc="2025-04-15T03:16:00Z">
        <w:r w:rsidRPr="00FB7135">
          <w:t>4G TD-LTE/LTE FDD</w:t>
        </w:r>
        <w:r w:rsidRPr="00FB7135" w:rsidDel="00FB7135">
          <w:t xml:space="preserve"> </w:t>
        </w:r>
      </w:ins>
      <w:del w:id="374" w:author="a63088" w:date="2025-04-15T11:16:00Z" w16du:dateUtc="2025-04-15T03:16:00Z">
        <w:r w:rsidR="00F77F8C" w:rsidDel="00FB7135">
          <w:delText>LTE</w:delText>
        </w:r>
      </w:del>
      <w:r w:rsidR="00EF26C6">
        <w:rPr>
          <w:rFonts w:hint="eastAsia"/>
        </w:rPr>
        <w:t>/</w:t>
      </w:r>
      <w:r w:rsidR="001D1CC1">
        <w:rPr>
          <w:rFonts w:hint="eastAsia"/>
        </w:rPr>
        <w:t>5G</w:t>
      </w:r>
      <w:r w:rsidR="00F77F8C">
        <w:t>系统</w:t>
      </w:r>
      <w:r w:rsidR="00F77F8C">
        <w:rPr>
          <w:rFonts w:hint="eastAsia"/>
        </w:rPr>
        <w:t>用户承载率（资源元素利用率）</w:t>
      </w:r>
    </w:p>
    <w:p w14:paraId="53D39C16" w14:textId="4728A96B" w:rsidR="007810CD" w:rsidRDefault="00ED1FF5" w:rsidP="00ED1FF5">
      <w:pPr>
        <w:ind w:firstLineChars="200" w:firstLine="420"/>
        <w:textAlignment w:val="center"/>
        <w:rPr>
          <w:rFonts w:ascii="宋体" w:hAnsi="宋体" w:hint="eastAsia"/>
          <w:szCs w:val="21"/>
        </w:rPr>
      </w:pPr>
      <w:r>
        <w:rPr>
          <w:rFonts w:ascii="宋体" w:hAnsi="宋体" w:hint="eastAsia"/>
          <w:szCs w:val="21"/>
        </w:rPr>
        <w:t>在</w:t>
      </w:r>
      <w:ins w:id="375" w:author="a63088" w:date="2025-04-15T11:16:00Z" w16du:dateUtc="2025-04-15T03:16:00Z">
        <w:r w:rsidR="00FB7135" w:rsidRPr="00FB7135">
          <w:rPr>
            <w:rFonts w:ascii="宋体" w:hAnsi="宋体"/>
            <w:szCs w:val="21"/>
          </w:rPr>
          <w:t>4G TD-LTE/LTE FDD</w:t>
        </w:r>
      </w:ins>
      <w:del w:id="376" w:author="a63088" w:date="2025-04-15T11:16:00Z" w16du:dateUtc="2025-04-15T03:16:00Z">
        <w:r w:rsidDel="00FB7135">
          <w:rPr>
            <w:rFonts w:ascii="宋体" w:hAnsi="宋体" w:hint="eastAsia"/>
            <w:szCs w:val="21"/>
          </w:rPr>
          <w:delText>LTE</w:delText>
        </w:r>
      </w:del>
      <w:r w:rsidR="00EF26C6">
        <w:rPr>
          <w:rFonts w:ascii="宋体" w:hAnsi="宋体" w:hint="eastAsia"/>
          <w:szCs w:val="21"/>
        </w:rPr>
        <w:t>/</w:t>
      </w:r>
      <w:r w:rsidR="001D1CC1" w:rsidRPr="008C3A5B">
        <w:rPr>
          <w:rFonts w:ascii="宋体" w:hAnsi="宋体"/>
          <w:szCs w:val="21"/>
        </w:rPr>
        <w:t>5G</w:t>
      </w:r>
      <w:r>
        <w:rPr>
          <w:rFonts w:ascii="宋体" w:hAnsi="宋体" w:hint="eastAsia"/>
          <w:szCs w:val="21"/>
        </w:rPr>
        <w:t>系统中资源形式为资源元素（resource element，RE），RE是</w:t>
      </w:r>
      <w:ins w:id="377" w:author="a63088" w:date="2025-04-15T11:16:00Z" w16du:dateUtc="2025-04-15T03:16:00Z">
        <w:r w:rsidR="00FB7135" w:rsidRPr="00FB7135">
          <w:rPr>
            <w:rFonts w:ascii="宋体" w:hAnsi="宋体"/>
            <w:szCs w:val="21"/>
          </w:rPr>
          <w:t>4G TD-LTE/LTE FDD</w:t>
        </w:r>
        <w:r w:rsidR="00FB7135" w:rsidRPr="00FB7135" w:rsidDel="00FB7135">
          <w:rPr>
            <w:rFonts w:ascii="宋体" w:hAnsi="宋体" w:hint="eastAsia"/>
            <w:szCs w:val="21"/>
          </w:rPr>
          <w:t xml:space="preserve"> </w:t>
        </w:r>
      </w:ins>
      <w:del w:id="378" w:author="a63088" w:date="2025-04-15T11:16:00Z" w16du:dateUtc="2025-04-15T03:16:00Z">
        <w:r w:rsidDel="00FB7135">
          <w:rPr>
            <w:rFonts w:ascii="宋体" w:hAnsi="宋体" w:hint="eastAsia"/>
            <w:szCs w:val="21"/>
          </w:rPr>
          <w:delText>LTE</w:delText>
        </w:r>
      </w:del>
      <w:r w:rsidR="00EF26C6">
        <w:rPr>
          <w:rFonts w:ascii="宋体" w:hAnsi="宋体" w:hint="eastAsia"/>
          <w:szCs w:val="21"/>
        </w:rPr>
        <w:t>/</w:t>
      </w:r>
      <w:r w:rsidR="001D1CC1" w:rsidRPr="002C2B85">
        <w:rPr>
          <w:rFonts w:ascii="宋体" w:hAnsi="宋体" w:hint="eastAsia"/>
          <w:szCs w:val="21"/>
        </w:rPr>
        <w:t>5G</w:t>
      </w:r>
      <w:r>
        <w:rPr>
          <w:rFonts w:ascii="宋体" w:hAnsi="宋体" w:hint="eastAsia"/>
          <w:szCs w:val="21"/>
        </w:rPr>
        <w:t>系统时频资源调度的最小单位。</w:t>
      </w:r>
      <w:r w:rsidR="00F77F8C">
        <w:rPr>
          <w:rFonts w:ascii="宋体" w:hAnsi="宋体" w:hint="eastAsia"/>
          <w:szCs w:val="21"/>
        </w:rPr>
        <w:t>针对</w:t>
      </w:r>
      <w:ins w:id="379" w:author="a63088" w:date="2025-04-15T11:16:00Z" w16du:dateUtc="2025-04-15T03:16:00Z">
        <w:r w:rsidR="00FB7135" w:rsidRPr="00FB7135">
          <w:rPr>
            <w:rFonts w:ascii="宋体" w:hAnsi="宋体"/>
            <w:szCs w:val="21"/>
          </w:rPr>
          <w:t>4G TD-LTE/LTE FDD</w:t>
        </w:r>
      </w:ins>
      <w:del w:id="380" w:author="a63088" w:date="2025-04-15T11:16:00Z" w16du:dateUtc="2025-04-15T03:16:00Z">
        <w:r w:rsidR="00F77F8C" w:rsidDel="00FB7135">
          <w:rPr>
            <w:rFonts w:ascii="宋体" w:hAnsi="宋体"/>
            <w:szCs w:val="21"/>
          </w:rPr>
          <w:delText>LTE</w:delText>
        </w:r>
      </w:del>
      <w:r w:rsidR="00EF26C6">
        <w:rPr>
          <w:rFonts w:ascii="宋体" w:hAnsi="宋体" w:hint="eastAsia"/>
          <w:szCs w:val="21"/>
        </w:rPr>
        <w:t>/</w:t>
      </w:r>
      <w:r w:rsidR="001D1CC1" w:rsidRPr="002C2B85">
        <w:rPr>
          <w:rFonts w:ascii="宋体" w:hAnsi="宋体" w:hint="eastAsia"/>
          <w:szCs w:val="21"/>
        </w:rPr>
        <w:t>5G</w:t>
      </w:r>
      <w:r w:rsidR="00F77F8C">
        <w:rPr>
          <w:rFonts w:ascii="宋体" w:hAnsi="宋体" w:hint="eastAsia"/>
          <w:szCs w:val="21"/>
        </w:rPr>
        <w:t>系统，用户承载率使用资源元素利用率</w:t>
      </w:r>
      <w:r w:rsidR="00CB5D69">
        <w:rPr>
          <w:color w:val="000000" w:themeColor="text1"/>
          <w:lang w:val="zh-CN"/>
        </w:rPr>
        <w:object w:dxaOrig="200" w:dyaOrig="300" w14:anchorId="556381D9">
          <v:shape id="_x0000_i1093" type="#_x0000_t75" style="width:9.5pt;height:15pt" o:ole="">
            <v:imagedata r:id="rId139" o:title=""/>
          </v:shape>
          <o:OLEObject Type="Embed" ProgID="Equation.DSMT4" ShapeID="_x0000_i1093" DrawAspect="Content" ObjectID="_1806221296" r:id="rId140"/>
        </w:object>
      </w:r>
      <w:r w:rsidR="00F77F8C">
        <w:rPr>
          <w:rFonts w:ascii="宋体" w:hAnsi="宋体" w:hint="eastAsia"/>
          <w:szCs w:val="21"/>
        </w:rPr>
        <w:t>来衡量。</w:t>
      </w:r>
    </w:p>
    <w:p w14:paraId="79E14566" w14:textId="28C32C33" w:rsidR="007810CD" w:rsidRDefault="00F77F8C" w:rsidP="00C65E83">
      <w:pPr>
        <w:ind w:firstLineChars="200" w:firstLine="420"/>
        <w:textAlignment w:val="center"/>
        <w:rPr>
          <w:rFonts w:ascii="宋体" w:hAnsi="宋体" w:hint="eastAsia"/>
          <w:szCs w:val="21"/>
        </w:rPr>
      </w:pPr>
      <w:r>
        <w:rPr>
          <w:rFonts w:ascii="宋体" w:hAnsi="宋体" w:hint="eastAsia"/>
          <w:szCs w:val="21"/>
        </w:rPr>
        <w:t>资源元素利用率</w:t>
      </w:r>
      <w:r w:rsidR="00CB5D69">
        <w:rPr>
          <w:lang w:val="zh-CN"/>
        </w:rPr>
        <w:object w:dxaOrig="200" w:dyaOrig="300" w14:anchorId="284224D7">
          <v:shape id="_x0000_i1094" type="#_x0000_t75" style="width:9.5pt;height:15pt" o:ole="">
            <v:imagedata r:id="rId139" o:title=""/>
          </v:shape>
          <o:OLEObject Type="Embed" ProgID="Equation.DSMT4" ShapeID="_x0000_i1094" DrawAspect="Content" ObjectID="_1806221297" r:id="rId141"/>
        </w:object>
      </w:r>
      <w:r>
        <w:rPr>
          <w:rFonts w:ascii="宋体" w:hAnsi="宋体" w:hint="eastAsia"/>
          <w:szCs w:val="21"/>
        </w:rPr>
        <w:t>如公式（7）所示。</w:t>
      </w:r>
    </w:p>
    <w:p w14:paraId="5393ECDC" w14:textId="7D5D7FC2" w:rsidR="00634D80" w:rsidRDefault="00634D80" w:rsidP="00DD7129">
      <w:pPr>
        <w:pStyle w:val="MTDisplayEquation"/>
      </w:pPr>
      <w:r>
        <w:tab/>
      </w:r>
      <w:r w:rsidRPr="00296F50">
        <w:rPr>
          <w:position w:val="-66"/>
        </w:rPr>
        <w:object w:dxaOrig="1800" w:dyaOrig="1440" w14:anchorId="6D0CCC54">
          <v:shape id="_x0000_i1095" type="#_x0000_t75" style="width:93pt;height:1in" o:ole="">
            <v:imagedata r:id="rId142" o:title=""/>
          </v:shape>
          <o:OLEObject Type="Embed" ProgID="Equation.DSMT4" ShapeID="_x0000_i1095" DrawAspect="Content" ObjectID="_1806221298" r:id="rId143"/>
        </w:object>
      </w:r>
      <w:r w:rsidRPr="00DD7129">
        <w:rPr>
          <w:rFonts w:ascii="Times New Roman"/>
        </w:rP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sidR="003A2373">
        <w:rPr>
          <w:noProof/>
        </w:rPr>
        <w:instrText>7</w:instrText>
      </w:r>
      <w:r>
        <w:fldChar w:fldCharType="end"/>
      </w:r>
      <w:r>
        <w:instrText>)</w:instrText>
      </w:r>
      <w:r>
        <w:fldChar w:fldCharType="end"/>
      </w:r>
    </w:p>
    <w:p w14:paraId="0C4F5E47" w14:textId="58522444" w:rsidR="007810CD" w:rsidRDefault="00905088" w:rsidP="000F24BD">
      <w:pPr>
        <w:ind w:firstLineChars="202" w:firstLine="424"/>
        <w:textAlignment w:val="center"/>
        <w:rPr>
          <w:rFonts w:ascii="宋体" w:hAnsi="宋体" w:hint="eastAsia"/>
          <w:szCs w:val="21"/>
        </w:rPr>
      </w:pPr>
      <w:r>
        <w:rPr>
          <w:rFonts w:ascii="宋体" w:hAnsi="宋体" w:hint="eastAsia"/>
          <w:szCs w:val="21"/>
        </w:rPr>
        <w:t>式</w:t>
      </w:r>
      <w:r w:rsidR="00F77F8C">
        <w:rPr>
          <w:rFonts w:ascii="宋体" w:hAnsi="宋体" w:hint="eastAsia"/>
          <w:szCs w:val="21"/>
        </w:rPr>
        <w:t>中：</w:t>
      </w:r>
    </w:p>
    <w:p w14:paraId="5BE07493" w14:textId="47AADC81" w:rsidR="007810CD" w:rsidRPr="00DD7129" w:rsidRDefault="00FA142E" w:rsidP="000F24BD">
      <w:pPr>
        <w:ind w:firstLineChars="200" w:firstLine="420"/>
        <w:rPr>
          <w:position w:val="-4"/>
        </w:rPr>
      </w:pPr>
      <w:r w:rsidRPr="00FA142E">
        <w:rPr>
          <w:position w:val="-6"/>
        </w:rPr>
        <w:object w:dxaOrig="139" w:dyaOrig="240" w14:anchorId="7CC8BEF4">
          <v:shape id="_x0000_i1096" type="#_x0000_t75" style="width:6.5pt;height:12.5pt" o:ole="">
            <v:imagedata r:id="rId144" o:title=""/>
          </v:shape>
          <o:OLEObject Type="Embed" ProgID="Equation.DSMT4" ShapeID="_x0000_i1096" DrawAspect="Content" ObjectID="_1806221299" r:id="rId145"/>
        </w:object>
      </w:r>
      <w:r w:rsidR="001E3AAB" w:rsidRPr="00834061">
        <w:t>——</w:t>
      </w:r>
      <w:r w:rsidR="00F77F8C" w:rsidRPr="00DD7129">
        <w:rPr>
          <w:rFonts w:hint="eastAsia"/>
          <w:position w:val="-4"/>
        </w:rPr>
        <w:t>测试时间</w:t>
      </w:r>
      <w:r w:rsidR="00832033">
        <w:rPr>
          <w:rFonts w:hint="eastAsia"/>
          <w:position w:val="-4"/>
        </w:rPr>
        <w:t>；</w:t>
      </w:r>
    </w:p>
    <w:p w14:paraId="58203033" w14:textId="00DA1E01" w:rsidR="007810CD" w:rsidRPr="00DD7129" w:rsidRDefault="00CB5D69" w:rsidP="000F24BD">
      <w:pPr>
        <w:ind w:firstLineChars="200" w:firstLine="420"/>
        <w:rPr>
          <w:position w:val="-4"/>
        </w:rPr>
      </w:pPr>
      <w:r>
        <w:rPr>
          <w:position w:val="-4"/>
        </w:rPr>
        <w:object w:dxaOrig="200" w:dyaOrig="240" w14:anchorId="55CA7A61">
          <v:shape id="_x0000_i1097" type="#_x0000_t75" style="width:9.5pt;height:14.5pt" o:ole="">
            <v:imagedata r:id="rId146" o:title=""/>
          </v:shape>
          <o:OLEObject Type="Embed" ProgID="Equation.DSMT4" ShapeID="_x0000_i1097" DrawAspect="Content" ObjectID="_1806221300" r:id="rId147"/>
        </w:object>
      </w:r>
      <w:r w:rsidR="001E3AAB" w:rsidRPr="00834061">
        <w:t>——</w:t>
      </w:r>
      <w:r w:rsidR="00F77F8C" w:rsidRPr="00DD7129">
        <w:rPr>
          <w:rFonts w:hint="eastAsia"/>
          <w:position w:val="-4"/>
        </w:rPr>
        <w:t>测试次数</w:t>
      </w:r>
      <w:r w:rsidR="00832033">
        <w:rPr>
          <w:rFonts w:hint="eastAsia"/>
          <w:position w:val="-4"/>
        </w:rPr>
        <w:t>；</w:t>
      </w:r>
    </w:p>
    <w:p w14:paraId="65E56DB9" w14:textId="222722D4" w:rsidR="007810CD" w:rsidRPr="00DD7129" w:rsidRDefault="00FA142E" w:rsidP="000F24BD">
      <w:pPr>
        <w:ind w:firstLineChars="200" w:firstLine="420"/>
        <w:rPr>
          <w:position w:val="-4"/>
        </w:rPr>
      </w:pPr>
      <w:r w:rsidRPr="00FA142E">
        <w:rPr>
          <w:position w:val="-12"/>
        </w:rPr>
        <w:object w:dxaOrig="240" w:dyaOrig="360" w14:anchorId="34211697">
          <v:shape id="_x0000_i1098" type="#_x0000_t75" style="width:12.5pt;height:17.5pt" o:ole="">
            <v:imagedata r:id="rId148" o:title=""/>
          </v:shape>
          <o:OLEObject Type="Embed" ProgID="Equation.DSMT4" ShapeID="_x0000_i1098" DrawAspect="Content" ObjectID="_1806221301" r:id="rId149"/>
        </w:object>
      </w:r>
      <w:r w:rsidR="001E3AAB" w:rsidRPr="00834061">
        <w:t>——</w:t>
      </w:r>
      <w:r w:rsidR="00F77F8C" w:rsidRPr="00DD7129">
        <w:rPr>
          <w:rFonts w:hint="eastAsia"/>
          <w:position w:val="-4"/>
        </w:rPr>
        <w:t>第</w:t>
      </w:r>
      <w:r w:rsidR="000F24BD" w:rsidRPr="000F24BD">
        <w:rPr>
          <w:position w:val="-6"/>
        </w:rPr>
        <w:object w:dxaOrig="139" w:dyaOrig="260" w14:anchorId="045141E1">
          <v:shape id="_x0000_i1099" type="#_x0000_t75" style="width:6.5pt;height:13.5pt" o:ole="">
            <v:imagedata r:id="rId100" o:title=""/>
          </v:shape>
          <o:OLEObject Type="Embed" ProgID="Equation.DSMT4" ShapeID="_x0000_i1099" DrawAspect="Content" ObjectID="_1806221302" r:id="rId150"/>
        </w:object>
      </w:r>
      <w:r w:rsidR="00F77F8C" w:rsidRPr="00DD7129">
        <w:rPr>
          <w:rFonts w:hint="eastAsia"/>
          <w:position w:val="-4"/>
        </w:rPr>
        <w:t>个子帧上承载的总资源</w:t>
      </w:r>
      <w:r w:rsidR="00832033">
        <w:rPr>
          <w:rFonts w:hint="eastAsia"/>
          <w:position w:val="-4"/>
        </w:rPr>
        <w:t>；</w:t>
      </w:r>
    </w:p>
    <w:p w14:paraId="765E526B" w14:textId="4457FED0" w:rsidR="007810CD" w:rsidRPr="00DD7129" w:rsidRDefault="00CB5D69" w:rsidP="000F24BD">
      <w:pPr>
        <w:ind w:firstLineChars="200" w:firstLine="420"/>
        <w:rPr>
          <w:position w:val="-4"/>
        </w:rPr>
      </w:pPr>
      <w:r w:rsidRPr="00CB5D69">
        <w:rPr>
          <w:position w:val="-12"/>
        </w:rPr>
        <w:object w:dxaOrig="240" w:dyaOrig="360" w14:anchorId="12EFB3D1">
          <v:shape id="_x0000_i1100" type="#_x0000_t75" style="width:14.5pt;height:22pt" o:ole="">
            <v:imagedata r:id="rId151" o:title=""/>
          </v:shape>
          <o:OLEObject Type="Embed" ProgID="Equation.DSMT4" ShapeID="_x0000_i1100" DrawAspect="Content" ObjectID="_1806221303" r:id="rId152"/>
        </w:object>
      </w:r>
      <w:r w:rsidR="001E3AAB" w:rsidRPr="00834061">
        <w:t>——</w:t>
      </w:r>
      <w:r w:rsidR="00F77F8C" w:rsidRPr="00DD7129">
        <w:rPr>
          <w:rFonts w:hint="eastAsia"/>
          <w:position w:val="-4"/>
        </w:rPr>
        <w:t>第</w:t>
      </w:r>
      <w:r w:rsidR="000F24BD" w:rsidRPr="000F24BD">
        <w:rPr>
          <w:position w:val="-6"/>
        </w:rPr>
        <w:object w:dxaOrig="139" w:dyaOrig="260" w14:anchorId="7E787E73">
          <v:shape id="_x0000_i1101" type="#_x0000_t75" style="width:6.5pt;height:13.5pt" o:ole="">
            <v:imagedata r:id="rId153" o:title=""/>
          </v:shape>
          <o:OLEObject Type="Embed" ProgID="Equation.DSMT4" ShapeID="_x0000_i1101" DrawAspect="Content" ObjectID="_1806221304" r:id="rId154"/>
        </w:object>
      </w:r>
      <w:r w:rsidR="00F77F8C" w:rsidRPr="00DD7129">
        <w:rPr>
          <w:rFonts w:hint="eastAsia"/>
          <w:position w:val="-4"/>
        </w:rPr>
        <w:t>个子帧上承载的用户数</w:t>
      </w:r>
      <w:r w:rsidR="00832033">
        <w:rPr>
          <w:rFonts w:hint="eastAsia"/>
          <w:position w:val="-4"/>
        </w:rPr>
        <w:t>；</w:t>
      </w:r>
    </w:p>
    <w:p w14:paraId="6C055627" w14:textId="41946F7C" w:rsidR="00FA142E" w:rsidRDefault="00FA142E" w:rsidP="000F24BD">
      <w:pPr>
        <w:ind w:firstLineChars="200" w:firstLine="420"/>
        <w:textAlignment w:val="center"/>
        <w:rPr>
          <w:position w:val="-4"/>
        </w:rPr>
      </w:pPr>
      <w:r>
        <w:object w:dxaOrig="360" w:dyaOrig="380" w14:anchorId="3A5426BE">
          <v:shape id="_x0000_i1102" type="#_x0000_t75" style="width:17.5pt;height:19.5pt" o:ole="">
            <v:imagedata r:id="rId155" o:title=""/>
          </v:shape>
          <o:OLEObject Type="Embed" ProgID="Equation.DSMT4" ShapeID="_x0000_i1102" DrawAspect="Content" ObjectID="_1806221305" r:id="rId156"/>
        </w:object>
      </w:r>
      <w:r w:rsidR="001E3AAB" w:rsidRPr="00834061">
        <w:t>——</w:t>
      </w:r>
      <w:r w:rsidR="00F77F8C" w:rsidRPr="00DD7129">
        <w:rPr>
          <w:rFonts w:hint="eastAsia"/>
          <w:position w:val="-4"/>
        </w:rPr>
        <w:t>第</w:t>
      </w:r>
      <w:r w:rsidR="000F24BD" w:rsidRPr="00B864E5">
        <w:rPr>
          <w:position w:val="-4"/>
        </w:rPr>
        <w:object w:dxaOrig="139" w:dyaOrig="260" w14:anchorId="07D909A8">
          <v:shape id="_x0000_i1103" type="#_x0000_t75" style="width:5pt;height:12pt" o:ole="">
            <v:imagedata r:id="rId157" o:title=""/>
          </v:shape>
          <o:OLEObject Type="Embed" ProgID="Equation.DSMT4" ShapeID="_x0000_i1103" DrawAspect="Content" ObjectID="_1806221306" r:id="rId158"/>
        </w:object>
      </w:r>
      <w:r w:rsidR="00F77F8C" w:rsidRPr="00DD7129">
        <w:rPr>
          <w:rFonts w:hint="eastAsia"/>
          <w:position w:val="-4"/>
        </w:rPr>
        <w:t>个子帧上第</w:t>
      </w:r>
      <w:r w:rsidR="000F24BD">
        <w:rPr>
          <w:position w:val="-4"/>
        </w:rPr>
        <w:object w:dxaOrig="200" w:dyaOrig="300" w14:anchorId="152499E7">
          <v:shape id="_x0000_i1104" type="#_x0000_t75" style="width:9.5pt;height:15pt" o:ole="">
            <v:imagedata r:id="rId159" o:title=""/>
          </v:shape>
          <o:OLEObject Type="Embed" ProgID="Equation.DSMT4" ShapeID="_x0000_i1104" DrawAspect="Content" ObjectID="_1806221307" r:id="rId160"/>
        </w:object>
      </w:r>
      <w:r w:rsidR="00F77F8C" w:rsidRPr="00DD7129">
        <w:rPr>
          <w:rFonts w:hint="eastAsia"/>
          <w:position w:val="-4"/>
        </w:rPr>
        <w:t>个用户所占资源，</w:t>
      </w:r>
      <w:r>
        <w:rPr>
          <w:position w:val="-4"/>
        </w:rPr>
        <w:object w:dxaOrig="1359" w:dyaOrig="360" w14:anchorId="64BE3C5D">
          <v:shape id="_x0000_i1105" type="#_x0000_t75" style="width:67pt;height:17.5pt" o:ole="">
            <v:imagedata r:id="rId161" o:title=""/>
          </v:shape>
          <o:OLEObject Type="Embed" ProgID="Equation.DSMT4" ShapeID="_x0000_i1105" DrawAspect="Content" ObjectID="_1806221308" r:id="rId162"/>
        </w:object>
      </w:r>
      <w:r w:rsidR="00F77F8C" w:rsidRPr="00DD7129">
        <w:rPr>
          <w:rFonts w:hint="eastAsia"/>
          <w:position w:val="-4"/>
        </w:rPr>
        <w:t>。</w:t>
      </w:r>
    </w:p>
    <w:p w14:paraId="17A41A09" w14:textId="52798C1E" w:rsidR="007810CD" w:rsidRPr="001D1CC1" w:rsidRDefault="00F77F8C" w:rsidP="00ED63AE">
      <w:pPr>
        <w:ind w:firstLineChars="200" w:firstLine="420"/>
        <w:textAlignment w:val="center"/>
        <w:rPr>
          <w:rFonts w:ascii="宋体" w:hAnsi="宋体" w:hint="eastAsia"/>
          <w:szCs w:val="21"/>
        </w:rPr>
      </w:pPr>
      <w:r w:rsidRPr="001D1CC1">
        <w:rPr>
          <w:szCs w:val="21"/>
        </w:rPr>
        <w:t>如式（</w:t>
      </w:r>
      <w:r w:rsidRPr="001D1CC1">
        <w:rPr>
          <w:szCs w:val="21"/>
        </w:rPr>
        <w:t>7</w:t>
      </w:r>
      <w:r w:rsidRPr="001D1CC1">
        <w:rPr>
          <w:szCs w:val="21"/>
        </w:rPr>
        <w:t>），针</w:t>
      </w:r>
      <w:r w:rsidRPr="008C3A5B">
        <w:rPr>
          <w:rFonts w:hint="eastAsia"/>
          <w:color w:val="000000" w:themeColor="text1"/>
          <w:szCs w:val="21"/>
          <w:lang w:val="zh-CN"/>
        </w:rPr>
        <w:t>对</w:t>
      </w:r>
      <w:ins w:id="381" w:author="a63088" w:date="2025-04-15T11:17:00Z" w16du:dateUtc="2025-04-15T03:17:00Z">
        <w:r w:rsidR="00FB7135" w:rsidRPr="00FB7135">
          <w:rPr>
            <w:color w:val="000000" w:themeColor="text1"/>
            <w:szCs w:val="21"/>
            <w:lang w:val="zh-CN"/>
          </w:rPr>
          <w:t>4G TD-LTE/LTE FDD</w:t>
        </w:r>
      </w:ins>
      <w:del w:id="382" w:author="a63088" w:date="2025-04-15T11:17:00Z" w16du:dateUtc="2025-04-15T03:17:00Z">
        <w:r w:rsidRPr="008C3A5B" w:rsidDel="00FB7135">
          <w:rPr>
            <w:rFonts w:hint="eastAsia"/>
            <w:color w:val="000000" w:themeColor="text1"/>
            <w:szCs w:val="21"/>
            <w:lang w:val="zh-CN"/>
          </w:rPr>
          <w:delText>LTE</w:delText>
        </w:r>
      </w:del>
      <w:r w:rsidR="00EF26C6" w:rsidRPr="008C3A5B">
        <w:rPr>
          <w:rFonts w:hint="eastAsia"/>
          <w:color w:val="000000" w:themeColor="text1"/>
          <w:szCs w:val="21"/>
          <w:lang w:val="zh-CN"/>
        </w:rPr>
        <w:t>/</w:t>
      </w:r>
      <w:r w:rsidR="001D1CC1" w:rsidRPr="008C3A5B">
        <w:rPr>
          <w:rFonts w:hint="eastAsia"/>
          <w:color w:val="000000" w:themeColor="text1"/>
          <w:szCs w:val="21"/>
          <w:lang w:val="zh-CN"/>
        </w:rPr>
        <w:t>5G</w:t>
      </w:r>
      <w:r w:rsidRPr="001D1CC1">
        <w:rPr>
          <w:szCs w:val="21"/>
        </w:rPr>
        <w:t>系统下行频段，在该频段网络覆盖范围内对用户所占用的时频资源最小单位</w:t>
      </w:r>
      <w:r w:rsidRPr="001D1CC1">
        <w:rPr>
          <w:szCs w:val="21"/>
        </w:rPr>
        <w:t>RE</w:t>
      </w:r>
      <w:r w:rsidRPr="001D1CC1">
        <w:rPr>
          <w:szCs w:val="21"/>
        </w:rPr>
        <w:t>的情况进行分析与评估。</w:t>
      </w:r>
      <w:r w:rsidRPr="001D1CC1">
        <w:rPr>
          <w:color w:val="000000" w:themeColor="text1"/>
          <w:szCs w:val="21"/>
          <w:lang w:val="zh-CN"/>
        </w:rPr>
        <w:t>在测试中，每子帧</w:t>
      </w:r>
      <w:r w:rsidRPr="001D1CC1">
        <w:rPr>
          <w:color w:val="000000" w:themeColor="text1"/>
          <w:szCs w:val="21"/>
          <w:lang w:val="zh-CN"/>
        </w:rPr>
        <w:t>(1</w:t>
      </w:r>
      <w:r w:rsidRPr="001D1CC1">
        <w:rPr>
          <w:i/>
          <w:color w:val="000000" w:themeColor="text1"/>
          <w:szCs w:val="21"/>
          <w:lang w:val="zh-CN"/>
        </w:rPr>
        <w:t>ms</w:t>
      </w:r>
      <w:r w:rsidRPr="001D1CC1">
        <w:rPr>
          <w:color w:val="000000" w:themeColor="text1"/>
          <w:szCs w:val="21"/>
          <w:lang w:val="zh-CN"/>
        </w:rPr>
        <w:t>)</w:t>
      </w:r>
      <w:r w:rsidRPr="001D1CC1">
        <w:rPr>
          <w:color w:val="000000" w:themeColor="text1"/>
          <w:szCs w:val="21"/>
          <w:lang w:val="zh-CN"/>
        </w:rPr>
        <w:t>计算一次比值，得到连续时间内用户承载率的变化情况。设测试时间为</w:t>
      </w:r>
      <w:r w:rsidR="001B13FE" w:rsidRPr="001D1CC1">
        <w:rPr>
          <w:szCs w:val="21"/>
        </w:rPr>
        <w:object w:dxaOrig="87" w:dyaOrig="233" w14:anchorId="0AD83EAC">
          <v:shape id="_x0000_i1106" type="#_x0000_t75" style="width:8pt;height:12pt" o:ole="">
            <v:imagedata r:id="rId163" o:title=""/>
          </v:shape>
          <o:OLEObject Type="Embed" ProgID="Equation.DSMT4" ShapeID="_x0000_i1106" DrawAspect="Content" ObjectID="_1806221309" r:id="rId164"/>
        </w:object>
      </w:r>
      <w:r w:rsidRPr="001D1CC1">
        <w:rPr>
          <w:color w:val="000000" w:themeColor="text1"/>
          <w:szCs w:val="21"/>
          <w:lang w:val="zh-CN"/>
        </w:rPr>
        <w:t>，总测试次数</w:t>
      </w:r>
      <w:r w:rsidR="00CB5D69" w:rsidRPr="001D1CC1">
        <w:rPr>
          <w:szCs w:val="21"/>
        </w:rPr>
        <w:object w:dxaOrig="1760" w:dyaOrig="260" w14:anchorId="490341E2">
          <v:shape id="_x0000_i1107" type="#_x0000_t75" style="width:87pt;height:15pt" o:ole="">
            <v:imagedata r:id="rId165" o:title=""/>
          </v:shape>
          <o:OLEObject Type="Embed" ProgID="Equation.DSMT4" ShapeID="_x0000_i1107" DrawAspect="Content" ObjectID="_1806221310" r:id="rId166"/>
        </w:object>
      </w:r>
      <w:r w:rsidRPr="001D1CC1">
        <w:rPr>
          <w:color w:val="000000" w:themeColor="text1"/>
          <w:szCs w:val="21"/>
          <w:lang w:val="zh-CN"/>
        </w:rPr>
        <w:t>。设第</w:t>
      </w:r>
      <w:r w:rsidRPr="001D1CC1">
        <w:rPr>
          <w:szCs w:val="21"/>
        </w:rPr>
        <w:object w:dxaOrig="140" w:dyaOrig="240" w14:anchorId="0417A7D3">
          <v:shape id="_x0000_i1108" type="#_x0000_t75" style="width:5pt;height:12.5pt" o:ole="">
            <v:imagedata r:id="rId167" o:title=""/>
          </v:shape>
          <o:OLEObject Type="Embed" ProgID="Equation.DSMT4" ShapeID="_x0000_i1108" DrawAspect="Content" ObjectID="_1806221311" r:id="rId168"/>
        </w:object>
      </w:r>
      <w:r w:rsidRPr="001D1CC1">
        <w:rPr>
          <w:color w:val="000000" w:themeColor="text1"/>
          <w:szCs w:val="21"/>
          <w:lang w:val="zh-CN"/>
        </w:rPr>
        <w:t>个子帧上承载的总资源为</w:t>
      </w:r>
      <w:r w:rsidRPr="001D1CC1">
        <w:rPr>
          <w:szCs w:val="21"/>
        </w:rPr>
        <w:object w:dxaOrig="240" w:dyaOrig="307" w14:anchorId="2409452F">
          <v:shape id="_x0000_i1109" type="#_x0000_t75" style="width:12.5pt;height:15pt" o:ole="">
            <v:imagedata r:id="rId169" o:title=""/>
          </v:shape>
          <o:OLEObject Type="Embed" ProgID="Equation.DSMT4" ShapeID="_x0000_i1109" DrawAspect="Content" ObjectID="_1806221312" r:id="rId170"/>
        </w:object>
      </w:r>
      <w:r w:rsidRPr="001D1CC1">
        <w:rPr>
          <w:color w:val="000000" w:themeColor="text1"/>
          <w:szCs w:val="21"/>
          <w:lang w:val="zh-CN"/>
        </w:rPr>
        <w:t>，承载的用户数为</w:t>
      </w:r>
      <w:r w:rsidR="00ED63AE" w:rsidRPr="001D1CC1">
        <w:rPr>
          <w:szCs w:val="21"/>
        </w:rPr>
        <w:object w:dxaOrig="240" w:dyaOrig="360" w14:anchorId="25D29AF1">
          <v:shape id="_x0000_i1110" type="#_x0000_t75" style="width:14.5pt;height:20.5pt" o:ole="">
            <v:imagedata r:id="rId171" o:title=""/>
          </v:shape>
          <o:OLEObject Type="Embed" ProgID="Equation.DSMT4" ShapeID="_x0000_i1110" DrawAspect="Content" ObjectID="_1806221313" r:id="rId172"/>
        </w:object>
      </w:r>
      <w:r w:rsidRPr="001D1CC1">
        <w:rPr>
          <w:color w:val="000000" w:themeColor="text1"/>
          <w:szCs w:val="21"/>
          <w:lang w:val="zh-CN"/>
        </w:rPr>
        <w:t>，第</w:t>
      </w:r>
      <w:r w:rsidR="00CB5D69" w:rsidRPr="001D1CC1">
        <w:rPr>
          <w:szCs w:val="21"/>
        </w:rPr>
        <w:object w:dxaOrig="139" w:dyaOrig="260" w14:anchorId="12FD9477">
          <v:shape id="_x0000_i1111" type="#_x0000_t75" style="width:5pt;height:11pt" o:ole="">
            <v:imagedata r:id="rId173" o:title=""/>
          </v:shape>
          <o:OLEObject Type="Embed" ProgID="Equation.DSMT4" ShapeID="_x0000_i1111" DrawAspect="Content" ObjectID="_1806221314" r:id="rId174"/>
        </w:object>
      </w:r>
      <w:r w:rsidRPr="001D1CC1">
        <w:rPr>
          <w:color w:val="000000" w:themeColor="text1"/>
          <w:szCs w:val="21"/>
          <w:lang w:val="zh-CN"/>
        </w:rPr>
        <w:t>个子帧上第</w:t>
      </w:r>
      <w:r w:rsidR="00CB5D69" w:rsidRPr="001D1CC1">
        <w:rPr>
          <w:szCs w:val="21"/>
        </w:rPr>
        <w:object w:dxaOrig="180" w:dyaOrig="279" w14:anchorId="2D7B9242">
          <v:shape id="_x0000_i1112" type="#_x0000_t75" style="width:7.5pt;height:14.5pt" o:ole="">
            <v:imagedata r:id="rId175" o:title=""/>
          </v:shape>
          <o:OLEObject Type="Embed" ProgID="Equation.DSMT4" ShapeID="_x0000_i1112" DrawAspect="Content" ObjectID="_1806221315" r:id="rId176"/>
        </w:object>
      </w:r>
      <w:r w:rsidRPr="001D1CC1">
        <w:rPr>
          <w:color w:val="000000" w:themeColor="text1"/>
          <w:szCs w:val="21"/>
          <w:lang w:val="zh-CN"/>
        </w:rPr>
        <w:t>个用户所占资源为</w:t>
      </w:r>
      <w:r w:rsidR="00CB5D69" w:rsidRPr="001D1CC1">
        <w:rPr>
          <w:szCs w:val="21"/>
        </w:rPr>
        <w:object w:dxaOrig="320" w:dyaOrig="380" w14:anchorId="7C5AF34E">
          <v:shape id="_x0000_i1113" type="#_x0000_t75" style="width:17.5pt;height:20.5pt" o:ole="">
            <v:imagedata r:id="rId177" o:title=""/>
          </v:shape>
          <o:OLEObject Type="Embed" ProgID="Equation.DSMT4" ShapeID="_x0000_i1113" DrawAspect="Content" ObjectID="_1806221316" r:id="rId178"/>
        </w:object>
      </w:r>
      <w:r w:rsidRPr="001D1CC1">
        <w:rPr>
          <w:color w:val="000000" w:themeColor="text1"/>
          <w:szCs w:val="21"/>
          <w:lang w:val="zh-CN"/>
        </w:rPr>
        <w:t>，</w:t>
      </w:r>
      <w:r w:rsidR="00ED63AE" w:rsidRPr="001D1CC1">
        <w:rPr>
          <w:szCs w:val="21"/>
        </w:rPr>
        <w:object w:dxaOrig="1280" w:dyaOrig="360" w14:anchorId="181846E1">
          <v:shape id="_x0000_i1114" type="#_x0000_t75" style="width:65.5pt;height:20.5pt" o:ole="">
            <v:imagedata r:id="rId179" o:title=""/>
          </v:shape>
          <o:OLEObject Type="Embed" ProgID="Equation.DSMT4" ShapeID="_x0000_i1114" DrawAspect="Content" ObjectID="_1806221317" r:id="rId180"/>
        </w:object>
      </w:r>
      <w:r w:rsidRPr="001D1CC1">
        <w:rPr>
          <w:color w:val="000000" w:themeColor="text1"/>
          <w:szCs w:val="21"/>
          <w:lang w:val="zh-CN"/>
        </w:rPr>
        <w:t>，此时，我们引入新的评价</w:t>
      </w:r>
      <w:ins w:id="383" w:author="a63088" w:date="2025-04-15T11:17:00Z" w16du:dateUtc="2025-04-15T03:17:00Z">
        <w:r w:rsidR="00FB7135" w:rsidRPr="00FB7135">
          <w:rPr>
            <w:color w:val="000000" w:themeColor="text1"/>
            <w:szCs w:val="21"/>
            <w:lang w:val="zh-CN"/>
          </w:rPr>
          <w:t>4G TD-LTE/LTE FDD</w:t>
        </w:r>
      </w:ins>
      <w:del w:id="384" w:author="a63088" w:date="2025-04-15T11:17:00Z" w16du:dateUtc="2025-04-15T03:17:00Z">
        <w:r w:rsidRPr="001D1CC1" w:rsidDel="00FB7135">
          <w:rPr>
            <w:color w:val="000000" w:themeColor="text1"/>
            <w:szCs w:val="21"/>
            <w:lang w:val="zh-CN"/>
          </w:rPr>
          <w:delText>LTE</w:delText>
        </w:r>
      </w:del>
      <w:r w:rsidR="00EF26C6" w:rsidRPr="001D1CC1">
        <w:rPr>
          <w:color w:val="000000" w:themeColor="text1"/>
          <w:szCs w:val="21"/>
          <w:lang w:val="zh-CN"/>
        </w:rPr>
        <w:t>/</w:t>
      </w:r>
      <w:r w:rsidR="001D1CC1" w:rsidRPr="001D1CC1">
        <w:rPr>
          <w:color w:val="000000" w:themeColor="text1"/>
          <w:szCs w:val="21"/>
          <w:lang w:val="zh-CN"/>
        </w:rPr>
        <w:t>5G</w:t>
      </w:r>
      <w:r w:rsidR="00D75A02">
        <w:rPr>
          <w:rFonts w:hint="eastAsia"/>
          <w:color w:val="000000" w:themeColor="text1"/>
          <w:szCs w:val="21"/>
          <w:lang w:val="zh-CN"/>
        </w:rPr>
        <w:t>系统</w:t>
      </w:r>
      <w:r w:rsidRPr="001D1CC1">
        <w:rPr>
          <w:color w:val="000000" w:themeColor="text1"/>
          <w:szCs w:val="21"/>
          <w:lang w:val="zh-CN"/>
        </w:rPr>
        <w:t>时频资源使用情况的指标资源元素</w:t>
      </w:r>
      <w:r w:rsidRPr="001D1CC1">
        <w:rPr>
          <w:color w:val="000000" w:themeColor="text1"/>
          <w:szCs w:val="21"/>
          <w:lang w:val="zh-CN"/>
        </w:rPr>
        <w:object w:dxaOrig="227" w:dyaOrig="307" w14:anchorId="672D7A49">
          <v:shape id="_x0000_i1115" type="#_x0000_t75" style="width:11pt;height:15pt" o:ole="">
            <v:imagedata r:id="rId181" o:title=""/>
          </v:shape>
          <o:OLEObject Type="Embed" ProgID="Equation.DSMT4" ShapeID="_x0000_i1115" DrawAspect="Content" ObjectID="_1806221318" r:id="rId182"/>
        </w:object>
      </w:r>
      <w:r w:rsidRPr="001D1CC1">
        <w:rPr>
          <w:color w:val="000000" w:themeColor="text1"/>
          <w:szCs w:val="21"/>
          <w:lang w:val="zh-CN"/>
        </w:rPr>
        <w:t>，计算方式可由式（</w:t>
      </w:r>
      <w:r w:rsidRPr="001D1CC1">
        <w:rPr>
          <w:color w:val="000000" w:themeColor="text1"/>
          <w:szCs w:val="21"/>
          <w:lang w:val="zh-CN"/>
        </w:rPr>
        <w:t>7</w:t>
      </w:r>
      <w:r w:rsidRPr="001D1CC1">
        <w:rPr>
          <w:color w:val="000000" w:themeColor="text1"/>
          <w:szCs w:val="21"/>
          <w:lang w:val="zh-CN"/>
        </w:rPr>
        <w:t>）表示</w:t>
      </w:r>
      <w:r w:rsidRPr="001D1CC1">
        <w:rPr>
          <w:rFonts w:ascii="宋体" w:hAnsi="宋体" w:hint="eastAsia"/>
          <w:color w:val="000000" w:themeColor="text1"/>
          <w:szCs w:val="21"/>
          <w:lang w:val="zh-CN"/>
        </w:rPr>
        <w:t>。</w:t>
      </w:r>
    </w:p>
    <w:p w14:paraId="0D878412" w14:textId="17F4C876" w:rsidR="007810CD" w:rsidRDefault="00F77F8C">
      <w:pPr>
        <w:pStyle w:val="afffffc"/>
        <w:tabs>
          <w:tab w:val="clear" w:pos="9298"/>
        </w:tabs>
      </w:pPr>
      <w:r>
        <w:rPr>
          <w:rFonts w:hint="eastAsia"/>
        </w:rPr>
        <w:lastRenderedPageBreak/>
        <w:t>结合用频单位实际运营情况，当承载容量达到一定的小区容量（各用频单位有所差异，需根据各个用频单位实际情况进行确定）时，需要对小区进行扩容，设</w:t>
      </w:r>
      <w:r w:rsidR="00CB5D69" w:rsidRPr="00CB5D69">
        <w:rPr>
          <w:position w:val="-6"/>
        </w:rPr>
        <w:object w:dxaOrig="220" w:dyaOrig="279" w14:anchorId="28441A74">
          <v:shape id="_x0000_i1116" type="#_x0000_t75" style="width:12.5pt;height:14.5pt" o:ole="">
            <v:imagedata r:id="rId183" o:title=""/>
          </v:shape>
          <o:OLEObject Type="Embed" ProgID="Equation.DSMT4" ShapeID="_x0000_i1116" DrawAspect="Content" ObjectID="_1806221319" r:id="rId184"/>
        </w:object>
      </w:r>
      <w:r>
        <w:rPr>
          <w:rFonts w:hint="eastAsia"/>
        </w:rPr>
        <w:t>表示不同用频单位的扩容因子，</w:t>
      </w:r>
      <w:r>
        <w:rPr>
          <w:rFonts w:hAnsi="宋体" w:hint="eastAsia"/>
        </w:rPr>
        <w:t>建议</w:t>
      </w:r>
      <w:r w:rsidR="00CB5D69" w:rsidRPr="00B46431">
        <w:rPr>
          <w:rFonts w:hAnsi="宋体"/>
          <w:position w:val="-6"/>
        </w:rPr>
        <w:object w:dxaOrig="220" w:dyaOrig="279" w14:anchorId="045ACF0D">
          <v:shape id="_x0000_i1117" type="#_x0000_t75" style="width:12.5pt;height:14.5pt" o:ole="">
            <v:imagedata r:id="rId183" o:title=""/>
          </v:shape>
          <o:OLEObject Type="Embed" ProgID="Equation.DSMT4" ShapeID="_x0000_i1117" DrawAspect="Content" ObjectID="_1806221320" r:id="rId185"/>
        </w:object>
      </w:r>
      <w:r>
        <w:rPr>
          <w:rFonts w:hint="eastAsia"/>
        </w:rPr>
        <w:t>的取值范围为[</w:t>
      </w:r>
      <w:r>
        <w:t>0.4,1]</w:t>
      </w:r>
      <w:r>
        <w:rPr>
          <w:rFonts w:hint="eastAsia"/>
        </w:rPr>
        <w:t>。将资源元素利用率结果利用扩容因子进行修正，得到最终的用户承载率值，用户承载率</w:t>
      </w:r>
      <w:r w:rsidR="005A1294" w:rsidRPr="00CB5D69">
        <w:rPr>
          <w:position w:val="-10"/>
        </w:rPr>
        <w:object w:dxaOrig="220" w:dyaOrig="240" w14:anchorId="79E9DC72">
          <v:shape id="_x0000_i1118" type="#_x0000_t75" style="width:12.5pt;height:18pt" o:ole="">
            <v:imagedata r:id="rId186" o:title=""/>
          </v:shape>
          <o:OLEObject Type="Embed" ProgID="Equation.DSMT4" ShapeID="_x0000_i1118" DrawAspect="Content" ObjectID="_1806221321" r:id="rId187"/>
        </w:object>
      </w:r>
      <w:r>
        <w:rPr>
          <w:rFonts w:hint="eastAsia"/>
        </w:rPr>
        <w:t>为</w:t>
      </w:r>
      <w:r w:rsidR="000D0DE1">
        <w:rPr>
          <w:rFonts w:hint="eastAsia"/>
        </w:rPr>
        <w:t>：</w:t>
      </w:r>
    </w:p>
    <w:p w14:paraId="7EFC4B36" w14:textId="035AA8A9" w:rsidR="00634D80" w:rsidRDefault="00634D80" w:rsidP="00DD7129">
      <w:pPr>
        <w:pStyle w:val="MTDisplayEquation"/>
      </w:pPr>
      <w:r>
        <w:tab/>
      </w:r>
      <w:r w:rsidRPr="00296F50">
        <w:rPr>
          <w:position w:val="-66"/>
        </w:rPr>
        <w:object w:dxaOrig="2140" w:dyaOrig="1440" w14:anchorId="72391F9D">
          <v:shape id="_x0000_i1119" type="#_x0000_t75" style="width:106.5pt;height:1in" o:ole="">
            <v:imagedata r:id="rId188" o:title=""/>
          </v:shape>
          <o:OLEObject Type="Embed" ProgID="Equation.DSMT4" ShapeID="_x0000_i1119" DrawAspect="Content" ObjectID="_1806221322" r:id="rId189"/>
        </w:object>
      </w:r>
      <w:r w:rsidRPr="00DD7129">
        <w:rPr>
          <w:rFonts w:ascii="Times New Roman"/>
        </w:rP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sidR="003A2373">
        <w:rPr>
          <w:noProof/>
        </w:rPr>
        <w:instrText>8</w:instrText>
      </w:r>
      <w:r>
        <w:fldChar w:fldCharType="end"/>
      </w:r>
      <w:r>
        <w:instrText>)</w:instrText>
      </w:r>
      <w:r>
        <w:fldChar w:fldCharType="end"/>
      </w:r>
    </w:p>
    <w:p w14:paraId="2ACD4836" w14:textId="6BB8A12D" w:rsidR="007810CD" w:rsidRDefault="00484D4D" w:rsidP="000D0DE1">
      <w:pPr>
        <w:pStyle w:val="afffffc"/>
        <w:ind w:firstLineChars="202" w:firstLine="424"/>
        <w:rPr>
          <w:rFonts w:hAnsi="宋体" w:hint="eastAsia"/>
        </w:rPr>
      </w:pPr>
      <w:r>
        <w:rPr>
          <w:rFonts w:hAnsi="宋体" w:hint="eastAsia"/>
        </w:rPr>
        <w:t>式</w:t>
      </w:r>
      <w:r w:rsidR="00F77F8C">
        <w:rPr>
          <w:rFonts w:hAnsi="宋体" w:hint="eastAsia"/>
        </w:rPr>
        <w:t>中：</w:t>
      </w:r>
    </w:p>
    <w:p w14:paraId="205813C4" w14:textId="480508A7" w:rsidR="007810CD" w:rsidRDefault="00CB5D69" w:rsidP="00655830">
      <w:pPr>
        <w:pStyle w:val="afffffc"/>
      </w:pPr>
      <w:r>
        <w:rPr>
          <w:position w:val="-6"/>
        </w:rPr>
        <w:object w:dxaOrig="200" w:dyaOrig="260" w14:anchorId="740DFF52">
          <v:shape id="_x0000_i1120" type="#_x0000_t75" style="width:9.5pt;height:15pt" o:ole="">
            <v:imagedata r:id="rId190" o:title=""/>
          </v:shape>
          <o:OLEObject Type="Embed" ProgID="Equation.DSMT4" ShapeID="_x0000_i1120" DrawAspect="Content" ObjectID="_1806221323" r:id="rId191"/>
        </w:object>
      </w:r>
      <w:r w:rsidR="00484D4D" w:rsidRPr="00834061">
        <w:rPr>
          <w:rFonts w:ascii="Times New Roman"/>
        </w:rPr>
        <w:t>——</w:t>
      </w:r>
      <w:r w:rsidR="00F77F8C">
        <w:rPr>
          <w:rFonts w:hAnsi="宋体" w:hint="eastAsia"/>
        </w:rPr>
        <w:t>不同用频单位的扩容因子</w:t>
      </w:r>
      <w:r w:rsidR="000F24BD">
        <w:rPr>
          <w:rFonts w:hint="eastAsia"/>
        </w:rPr>
        <w:t>；</w:t>
      </w:r>
    </w:p>
    <w:p w14:paraId="564D4B68" w14:textId="77777777" w:rsidR="000F24BD" w:rsidRPr="00DD7129" w:rsidRDefault="000F24BD" w:rsidP="000D0DE1">
      <w:pPr>
        <w:ind w:firstLineChars="200" w:firstLine="420"/>
        <w:rPr>
          <w:position w:val="-4"/>
        </w:rPr>
      </w:pPr>
      <w:r w:rsidRPr="00FA142E">
        <w:rPr>
          <w:position w:val="-6"/>
        </w:rPr>
        <w:object w:dxaOrig="139" w:dyaOrig="240" w14:anchorId="1AE59D0A">
          <v:shape id="_x0000_i1121" type="#_x0000_t75" style="width:6.5pt;height:12.5pt" o:ole="">
            <v:imagedata r:id="rId144" o:title=""/>
          </v:shape>
          <o:OLEObject Type="Embed" ProgID="Equation.DSMT4" ShapeID="_x0000_i1121" DrawAspect="Content" ObjectID="_1806221324" r:id="rId192"/>
        </w:object>
      </w:r>
      <w:r w:rsidRPr="00834061">
        <w:t>——</w:t>
      </w:r>
      <w:r w:rsidRPr="00DD7129">
        <w:rPr>
          <w:rFonts w:hint="eastAsia"/>
          <w:position w:val="-4"/>
        </w:rPr>
        <w:t>测试时间</w:t>
      </w:r>
      <w:r>
        <w:rPr>
          <w:rFonts w:hint="eastAsia"/>
          <w:position w:val="-4"/>
        </w:rPr>
        <w:t>；</w:t>
      </w:r>
    </w:p>
    <w:p w14:paraId="6E52A7CD" w14:textId="77777777" w:rsidR="000F24BD" w:rsidRPr="00DD7129" w:rsidRDefault="000F24BD">
      <w:pPr>
        <w:ind w:firstLineChars="200" w:firstLine="420"/>
        <w:rPr>
          <w:position w:val="-4"/>
        </w:rPr>
      </w:pPr>
      <w:r>
        <w:rPr>
          <w:position w:val="-4"/>
        </w:rPr>
        <w:object w:dxaOrig="200" w:dyaOrig="240" w14:anchorId="75C65701">
          <v:shape id="_x0000_i1122" type="#_x0000_t75" style="width:9.5pt;height:14.5pt" o:ole="">
            <v:imagedata r:id="rId146" o:title=""/>
          </v:shape>
          <o:OLEObject Type="Embed" ProgID="Equation.DSMT4" ShapeID="_x0000_i1122" DrawAspect="Content" ObjectID="_1806221325" r:id="rId193"/>
        </w:object>
      </w:r>
      <w:r w:rsidRPr="00834061">
        <w:t>——</w:t>
      </w:r>
      <w:r w:rsidRPr="00DD7129">
        <w:rPr>
          <w:rFonts w:hint="eastAsia"/>
          <w:position w:val="-4"/>
        </w:rPr>
        <w:t>测试次数</w:t>
      </w:r>
      <w:r>
        <w:rPr>
          <w:rFonts w:hint="eastAsia"/>
          <w:position w:val="-4"/>
        </w:rPr>
        <w:t>；</w:t>
      </w:r>
    </w:p>
    <w:p w14:paraId="73FC4733" w14:textId="77777777" w:rsidR="000F24BD" w:rsidRPr="00DD7129" w:rsidRDefault="000F24BD">
      <w:pPr>
        <w:ind w:firstLineChars="200" w:firstLine="420"/>
        <w:rPr>
          <w:position w:val="-4"/>
        </w:rPr>
      </w:pPr>
      <w:r w:rsidRPr="00FA142E">
        <w:rPr>
          <w:position w:val="-12"/>
        </w:rPr>
        <w:object w:dxaOrig="240" w:dyaOrig="360" w14:anchorId="5504C16A">
          <v:shape id="_x0000_i1123" type="#_x0000_t75" style="width:12.5pt;height:17.5pt" o:ole="">
            <v:imagedata r:id="rId148" o:title=""/>
          </v:shape>
          <o:OLEObject Type="Embed" ProgID="Equation.DSMT4" ShapeID="_x0000_i1123" DrawAspect="Content" ObjectID="_1806221326" r:id="rId194"/>
        </w:object>
      </w:r>
      <w:r w:rsidRPr="00834061">
        <w:t>——</w:t>
      </w:r>
      <w:r w:rsidRPr="00DD7129">
        <w:rPr>
          <w:rFonts w:hint="eastAsia"/>
          <w:position w:val="-4"/>
        </w:rPr>
        <w:t>第</w:t>
      </w:r>
      <w:r w:rsidRPr="000F24BD">
        <w:rPr>
          <w:position w:val="-6"/>
        </w:rPr>
        <w:object w:dxaOrig="139" w:dyaOrig="260" w14:anchorId="327CE9AF">
          <v:shape id="_x0000_i1124" type="#_x0000_t75" style="width:6.5pt;height:13.5pt" o:ole="">
            <v:imagedata r:id="rId100" o:title=""/>
          </v:shape>
          <o:OLEObject Type="Embed" ProgID="Equation.DSMT4" ShapeID="_x0000_i1124" DrawAspect="Content" ObjectID="_1806221327" r:id="rId195"/>
        </w:object>
      </w:r>
      <w:r w:rsidRPr="00DD7129">
        <w:rPr>
          <w:rFonts w:hint="eastAsia"/>
          <w:position w:val="-4"/>
        </w:rPr>
        <w:t>个子帧上承载的总资源</w:t>
      </w:r>
      <w:r>
        <w:rPr>
          <w:rFonts w:hint="eastAsia"/>
          <w:position w:val="-4"/>
        </w:rPr>
        <w:t>；</w:t>
      </w:r>
    </w:p>
    <w:p w14:paraId="304466BD" w14:textId="77777777" w:rsidR="000F24BD" w:rsidRPr="00DD7129" w:rsidRDefault="000F24BD">
      <w:pPr>
        <w:ind w:firstLineChars="200" w:firstLine="420"/>
        <w:rPr>
          <w:position w:val="-4"/>
        </w:rPr>
      </w:pPr>
      <w:r w:rsidRPr="00CB5D69">
        <w:rPr>
          <w:position w:val="-12"/>
        </w:rPr>
        <w:object w:dxaOrig="240" w:dyaOrig="360" w14:anchorId="7D1DA0CF">
          <v:shape id="_x0000_i1125" type="#_x0000_t75" style="width:14.5pt;height:22pt" o:ole="">
            <v:imagedata r:id="rId151" o:title=""/>
          </v:shape>
          <o:OLEObject Type="Embed" ProgID="Equation.DSMT4" ShapeID="_x0000_i1125" DrawAspect="Content" ObjectID="_1806221328" r:id="rId196"/>
        </w:object>
      </w:r>
      <w:r w:rsidRPr="00834061">
        <w:t>——</w:t>
      </w:r>
      <w:r w:rsidRPr="00DD7129">
        <w:rPr>
          <w:rFonts w:hint="eastAsia"/>
          <w:position w:val="-4"/>
        </w:rPr>
        <w:t>第</w:t>
      </w:r>
      <w:r w:rsidRPr="000F24BD">
        <w:rPr>
          <w:position w:val="-6"/>
        </w:rPr>
        <w:object w:dxaOrig="139" w:dyaOrig="260" w14:anchorId="74AF14EA">
          <v:shape id="_x0000_i1126" type="#_x0000_t75" style="width:6.5pt;height:13.5pt" o:ole="">
            <v:imagedata r:id="rId153" o:title=""/>
          </v:shape>
          <o:OLEObject Type="Embed" ProgID="Equation.DSMT4" ShapeID="_x0000_i1126" DrawAspect="Content" ObjectID="_1806221329" r:id="rId197"/>
        </w:object>
      </w:r>
      <w:r w:rsidRPr="00DD7129">
        <w:rPr>
          <w:rFonts w:hint="eastAsia"/>
          <w:position w:val="-4"/>
        </w:rPr>
        <w:t>个子帧上承载的用户数</w:t>
      </w:r>
      <w:r>
        <w:rPr>
          <w:rFonts w:hint="eastAsia"/>
          <w:position w:val="-4"/>
        </w:rPr>
        <w:t>；</w:t>
      </w:r>
    </w:p>
    <w:p w14:paraId="41AEBABA" w14:textId="76A72D51" w:rsidR="000F24BD" w:rsidRPr="000F24BD" w:rsidRDefault="000F24BD">
      <w:pPr>
        <w:ind w:firstLineChars="200" w:firstLine="420"/>
        <w:textAlignment w:val="center"/>
        <w:rPr>
          <w:position w:val="-4"/>
        </w:rPr>
      </w:pPr>
      <w:r>
        <w:object w:dxaOrig="360" w:dyaOrig="380" w14:anchorId="7BC24E9D">
          <v:shape id="_x0000_i1127" type="#_x0000_t75" style="width:17.5pt;height:19.5pt" o:ole="">
            <v:imagedata r:id="rId155" o:title=""/>
          </v:shape>
          <o:OLEObject Type="Embed" ProgID="Equation.DSMT4" ShapeID="_x0000_i1127" DrawAspect="Content" ObjectID="_1806221330" r:id="rId198"/>
        </w:object>
      </w:r>
      <w:r w:rsidRPr="00834061">
        <w:t>——</w:t>
      </w:r>
      <w:r w:rsidRPr="00DD7129">
        <w:rPr>
          <w:rFonts w:hint="eastAsia"/>
          <w:position w:val="-4"/>
        </w:rPr>
        <w:t>第</w:t>
      </w:r>
      <w:r w:rsidRPr="00B864E5">
        <w:rPr>
          <w:position w:val="-4"/>
        </w:rPr>
        <w:object w:dxaOrig="139" w:dyaOrig="260" w14:anchorId="684ED5BE">
          <v:shape id="_x0000_i1128" type="#_x0000_t75" style="width:5pt;height:12pt" o:ole="">
            <v:imagedata r:id="rId157" o:title=""/>
          </v:shape>
          <o:OLEObject Type="Embed" ProgID="Equation.DSMT4" ShapeID="_x0000_i1128" DrawAspect="Content" ObjectID="_1806221331" r:id="rId199"/>
        </w:object>
      </w:r>
      <w:r w:rsidRPr="00DD7129">
        <w:rPr>
          <w:rFonts w:hint="eastAsia"/>
          <w:position w:val="-4"/>
        </w:rPr>
        <w:t>个子帧上第</w:t>
      </w:r>
      <w:r>
        <w:rPr>
          <w:position w:val="-4"/>
        </w:rPr>
        <w:object w:dxaOrig="200" w:dyaOrig="300" w14:anchorId="336ACBD7">
          <v:shape id="_x0000_i1129" type="#_x0000_t75" style="width:9.5pt;height:15pt" o:ole="">
            <v:imagedata r:id="rId159" o:title=""/>
          </v:shape>
          <o:OLEObject Type="Embed" ProgID="Equation.DSMT4" ShapeID="_x0000_i1129" DrawAspect="Content" ObjectID="_1806221332" r:id="rId200"/>
        </w:object>
      </w:r>
      <w:r w:rsidRPr="00DD7129">
        <w:rPr>
          <w:rFonts w:hint="eastAsia"/>
          <w:position w:val="-4"/>
        </w:rPr>
        <w:t>个用户所占资源，</w:t>
      </w:r>
      <w:r>
        <w:rPr>
          <w:position w:val="-4"/>
        </w:rPr>
        <w:object w:dxaOrig="1359" w:dyaOrig="360" w14:anchorId="231ACD93">
          <v:shape id="_x0000_i1130" type="#_x0000_t75" style="width:67pt;height:17.5pt" o:ole="">
            <v:imagedata r:id="rId161" o:title=""/>
          </v:shape>
          <o:OLEObject Type="Embed" ProgID="Equation.DSMT4" ShapeID="_x0000_i1130" DrawAspect="Content" ObjectID="_1806221333" r:id="rId201"/>
        </w:object>
      </w:r>
      <w:r w:rsidRPr="00DD7129">
        <w:rPr>
          <w:rFonts w:hint="eastAsia"/>
          <w:position w:val="-4"/>
        </w:rPr>
        <w:t>。</w:t>
      </w:r>
    </w:p>
    <w:p w14:paraId="7792DB1B" w14:textId="3EC889A0" w:rsidR="007810CD" w:rsidRDefault="00F77F8C">
      <w:pPr>
        <w:pStyle w:val="a5"/>
        <w:ind w:left="0"/>
        <w:outlineLvl w:val="0"/>
      </w:pPr>
      <w:bookmarkStart w:id="385" w:name="_Toc195521567"/>
      <w:r>
        <w:rPr>
          <w:rFonts w:hint="eastAsia"/>
        </w:rPr>
        <w:t>各系统协议</w:t>
      </w:r>
      <w:r w:rsidR="00D25303">
        <w:rPr>
          <w:rFonts w:hAnsi="黑体" w:hint="eastAsia"/>
          <w:szCs w:val="21"/>
        </w:rPr>
        <w:t>频率使用率评价</w:t>
      </w:r>
      <w:r w:rsidR="00D25303">
        <w:rPr>
          <w:rFonts w:hint="eastAsia"/>
        </w:rPr>
        <w:t>所需信息与参考指标</w:t>
      </w:r>
      <w:bookmarkEnd w:id="385"/>
    </w:p>
    <w:p w14:paraId="57EC9192" w14:textId="175BC54C" w:rsidR="007810CD" w:rsidRDefault="00D25303" w:rsidP="00F448A6">
      <w:pPr>
        <w:pStyle w:val="afffffc"/>
      </w:pPr>
      <w:bookmarkStart w:id="386" w:name="_Toc166076988"/>
      <w:r w:rsidRPr="00D25303">
        <w:rPr>
          <w:rFonts w:hint="eastAsia"/>
        </w:rPr>
        <w:t>各系统频率使用率评价所需信息各系统协议业务制式如表3所示，各系统协议频率使用率评价测试参考指标解码测试参考指标如表4所示。</w:t>
      </w:r>
      <w:bookmarkEnd w:id="386"/>
    </w:p>
    <w:p w14:paraId="29996422" w14:textId="192380E2" w:rsidR="007810CD" w:rsidRDefault="00F77F8C">
      <w:pPr>
        <w:pStyle w:val="afffc"/>
        <w:keepNext/>
        <w:jc w:val="center"/>
        <w:rPr>
          <w:rFonts w:ascii="黑体" w:hAnsi="黑体" w:hint="eastAsia"/>
          <w:sz w:val="21"/>
          <w:szCs w:val="21"/>
        </w:rPr>
      </w:pPr>
      <w:r>
        <w:rPr>
          <w:rFonts w:ascii="黑体" w:hAnsi="黑体" w:hint="eastAsia"/>
          <w:sz w:val="21"/>
          <w:szCs w:val="21"/>
        </w:rPr>
        <w:t>表</w:t>
      </w:r>
      <w:r>
        <w:rPr>
          <w:rFonts w:ascii="黑体" w:hAnsi="黑体"/>
          <w:sz w:val="21"/>
          <w:szCs w:val="21"/>
        </w:rPr>
        <w:t xml:space="preserve">3 </w:t>
      </w:r>
      <w:r w:rsidR="00A41D5F" w:rsidRPr="00A41D5F">
        <w:rPr>
          <w:rFonts w:ascii="黑体" w:hAnsi="黑体" w:hint="eastAsia"/>
          <w:sz w:val="21"/>
          <w:szCs w:val="21"/>
        </w:rPr>
        <w:t>各系统</w:t>
      </w:r>
      <w:r w:rsidR="00D25303">
        <w:rPr>
          <w:rFonts w:ascii="黑体" w:hAnsi="黑体" w:hint="eastAsia"/>
          <w:sz w:val="21"/>
          <w:szCs w:val="21"/>
        </w:rPr>
        <w:t>频率使用率评价</w:t>
      </w:r>
      <w:r w:rsidR="00D25303" w:rsidRPr="00EB057D">
        <w:rPr>
          <w:rFonts w:ascii="黑体" w:hAnsi="黑体"/>
          <w:sz w:val="21"/>
          <w:szCs w:val="21"/>
        </w:rPr>
        <w:t>所需信息</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75"/>
        <w:gridCol w:w="5947"/>
      </w:tblGrid>
      <w:tr w:rsidR="007810CD" w14:paraId="04DF60EF" w14:textId="77777777">
        <w:trPr>
          <w:trHeight w:val="20"/>
          <w:jc w:val="center"/>
        </w:trPr>
        <w:tc>
          <w:tcPr>
            <w:tcW w:w="2575" w:type="dxa"/>
            <w:shd w:val="clear" w:color="auto" w:fill="FFFFFF" w:themeFill="background1"/>
            <w:vAlign w:val="center"/>
          </w:tcPr>
          <w:p w14:paraId="7CA33ADF" w14:textId="77777777" w:rsidR="007810CD" w:rsidRDefault="00F77F8C">
            <w:pPr>
              <w:pStyle w:val="affffffffffff1"/>
              <w:spacing w:line="240" w:lineRule="atLeast"/>
              <w:rPr>
                <w:rFonts w:ascii="宋体" w:eastAsia="宋体" w:hAnsi="宋体" w:cs="Times New Roman" w:hint="eastAsia"/>
                <w:sz w:val="18"/>
                <w:szCs w:val="18"/>
              </w:rPr>
            </w:pPr>
            <w:r>
              <w:rPr>
                <w:rFonts w:ascii="宋体" w:eastAsia="宋体" w:hAnsi="宋体" w:cs="Times New Roman"/>
                <w:sz w:val="18"/>
                <w:szCs w:val="18"/>
              </w:rPr>
              <w:t>业务制式</w:t>
            </w:r>
          </w:p>
        </w:tc>
        <w:tc>
          <w:tcPr>
            <w:tcW w:w="5947" w:type="dxa"/>
            <w:shd w:val="clear" w:color="auto" w:fill="FFFFFF" w:themeFill="background1"/>
            <w:vAlign w:val="center"/>
          </w:tcPr>
          <w:p w14:paraId="1D168B01" w14:textId="0214121B" w:rsidR="007810CD" w:rsidRDefault="00F77F8C">
            <w:pPr>
              <w:pStyle w:val="affffffffffff1"/>
              <w:spacing w:line="240" w:lineRule="atLeast"/>
              <w:rPr>
                <w:rFonts w:ascii="宋体" w:eastAsia="宋体" w:hAnsi="宋体" w:cs="Times New Roman" w:hint="eastAsia"/>
                <w:sz w:val="18"/>
                <w:szCs w:val="18"/>
              </w:rPr>
            </w:pPr>
            <w:r>
              <w:rPr>
                <w:rFonts w:ascii="宋体" w:eastAsia="宋体" w:hAnsi="宋体" w:cs="Times New Roman"/>
                <w:sz w:val="18"/>
                <w:szCs w:val="18"/>
              </w:rPr>
              <w:t>所需信息</w:t>
            </w:r>
          </w:p>
        </w:tc>
      </w:tr>
      <w:tr w:rsidR="007810CD" w14:paraId="1D58C5B3" w14:textId="77777777">
        <w:trPr>
          <w:trHeight w:val="20"/>
          <w:jc w:val="center"/>
        </w:trPr>
        <w:tc>
          <w:tcPr>
            <w:tcW w:w="2575" w:type="dxa"/>
            <w:shd w:val="clear" w:color="auto" w:fill="auto"/>
            <w:vAlign w:val="center"/>
          </w:tcPr>
          <w:p w14:paraId="089673D0" w14:textId="77777777" w:rsidR="007810CD" w:rsidRDefault="00F77F8C">
            <w:pPr>
              <w:pStyle w:val="affffffffffff1"/>
              <w:spacing w:line="240" w:lineRule="atLeast"/>
              <w:rPr>
                <w:rFonts w:ascii="宋体" w:eastAsia="宋体" w:hAnsi="宋体" w:cs="Times New Roman" w:hint="eastAsia"/>
                <w:sz w:val="18"/>
                <w:szCs w:val="18"/>
              </w:rPr>
            </w:pPr>
            <w:r>
              <w:rPr>
                <w:rFonts w:ascii="宋体" w:eastAsia="宋体" w:hAnsi="宋体" w:cs="Times New Roman"/>
                <w:sz w:val="18"/>
                <w:szCs w:val="18"/>
              </w:rPr>
              <w:t>GSM</w:t>
            </w:r>
          </w:p>
        </w:tc>
        <w:tc>
          <w:tcPr>
            <w:tcW w:w="5947" w:type="dxa"/>
            <w:shd w:val="clear" w:color="auto" w:fill="auto"/>
            <w:vAlign w:val="center"/>
          </w:tcPr>
          <w:p w14:paraId="0EE5B4E1" w14:textId="77777777" w:rsidR="007810CD" w:rsidRDefault="00F77F8C">
            <w:pPr>
              <w:pStyle w:val="affffffffffff1"/>
              <w:spacing w:line="240" w:lineRule="atLeast"/>
              <w:rPr>
                <w:rFonts w:ascii="宋体" w:eastAsia="宋体" w:hAnsi="宋体" w:cs="Times New Roman" w:hint="eastAsia"/>
                <w:sz w:val="18"/>
                <w:szCs w:val="18"/>
              </w:rPr>
            </w:pPr>
            <w:r>
              <w:rPr>
                <w:rFonts w:ascii="宋体" w:eastAsia="宋体" w:hAnsi="宋体" w:cs="Times New Roman"/>
                <w:sz w:val="18"/>
                <w:szCs w:val="18"/>
              </w:rPr>
              <w:t>主载波编号、主载波频率</w:t>
            </w:r>
          </w:p>
        </w:tc>
      </w:tr>
      <w:tr w:rsidR="007810CD" w14:paraId="06457614" w14:textId="77777777">
        <w:trPr>
          <w:trHeight w:val="20"/>
          <w:jc w:val="center"/>
        </w:trPr>
        <w:tc>
          <w:tcPr>
            <w:tcW w:w="2575" w:type="dxa"/>
            <w:shd w:val="clear" w:color="auto" w:fill="auto"/>
            <w:vAlign w:val="center"/>
          </w:tcPr>
          <w:p w14:paraId="71A53313" w14:textId="1C760030" w:rsidR="007810CD" w:rsidRDefault="00F77F8C">
            <w:pPr>
              <w:pStyle w:val="affffffffffff1"/>
              <w:spacing w:line="240" w:lineRule="atLeast"/>
              <w:rPr>
                <w:rFonts w:ascii="宋体" w:eastAsia="宋体" w:hAnsi="宋体" w:cs="Times New Roman" w:hint="eastAsia"/>
                <w:sz w:val="18"/>
                <w:szCs w:val="18"/>
              </w:rPr>
            </w:pPr>
            <w:r>
              <w:rPr>
                <w:rFonts w:ascii="宋体" w:eastAsia="宋体" w:hAnsi="宋体" w:cs="Times New Roman"/>
                <w:sz w:val="18"/>
                <w:szCs w:val="18"/>
              </w:rPr>
              <w:t>CDMA</w:t>
            </w:r>
          </w:p>
        </w:tc>
        <w:tc>
          <w:tcPr>
            <w:tcW w:w="5947" w:type="dxa"/>
            <w:shd w:val="clear" w:color="auto" w:fill="auto"/>
            <w:vAlign w:val="center"/>
          </w:tcPr>
          <w:p w14:paraId="69A551F1" w14:textId="77777777" w:rsidR="007810CD" w:rsidRDefault="00F77F8C">
            <w:pPr>
              <w:pStyle w:val="affffffffffff1"/>
              <w:spacing w:line="240" w:lineRule="atLeast"/>
              <w:rPr>
                <w:rFonts w:ascii="宋体" w:eastAsia="宋体" w:hAnsi="宋体" w:cs="Times New Roman" w:hint="eastAsia"/>
                <w:sz w:val="18"/>
                <w:szCs w:val="18"/>
              </w:rPr>
            </w:pPr>
            <w:r>
              <w:rPr>
                <w:rFonts w:ascii="宋体" w:eastAsia="宋体" w:hAnsi="宋体" w:cs="Times New Roman"/>
                <w:sz w:val="18"/>
                <w:szCs w:val="18"/>
              </w:rPr>
              <w:t>频点号、载波频率</w:t>
            </w:r>
          </w:p>
        </w:tc>
      </w:tr>
      <w:tr w:rsidR="007810CD" w14:paraId="24BC4168" w14:textId="77777777">
        <w:trPr>
          <w:trHeight w:val="20"/>
          <w:jc w:val="center"/>
        </w:trPr>
        <w:tc>
          <w:tcPr>
            <w:tcW w:w="2575" w:type="dxa"/>
            <w:shd w:val="clear" w:color="auto" w:fill="auto"/>
            <w:vAlign w:val="center"/>
          </w:tcPr>
          <w:p w14:paraId="31CF837B" w14:textId="75F1F8C4" w:rsidR="007810CD" w:rsidRDefault="00F77F8C">
            <w:pPr>
              <w:pStyle w:val="affffffffffff1"/>
              <w:spacing w:line="240" w:lineRule="atLeast"/>
              <w:rPr>
                <w:rFonts w:ascii="宋体" w:eastAsia="宋体" w:hAnsi="宋体" w:cs="Times New Roman" w:hint="eastAsia"/>
                <w:sz w:val="18"/>
                <w:szCs w:val="18"/>
              </w:rPr>
            </w:pPr>
            <w:r>
              <w:rPr>
                <w:rFonts w:ascii="宋体" w:eastAsia="宋体" w:hAnsi="宋体" w:cs="Times New Roman"/>
                <w:sz w:val="18"/>
                <w:szCs w:val="18"/>
              </w:rPr>
              <w:t>WCDMA/TD-SCDMA</w:t>
            </w:r>
          </w:p>
        </w:tc>
        <w:tc>
          <w:tcPr>
            <w:tcW w:w="5947" w:type="dxa"/>
            <w:shd w:val="clear" w:color="auto" w:fill="auto"/>
            <w:vAlign w:val="center"/>
          </w:tcPr>
          <w:p w14:paraId="00F3D197" w14:textId="77777777" w:rsidR="007810CD" w:rsidRDefault="00F77F8C">
            <w:pPr>
              <w:pStyle w:val="affffffffffff1"/>
              <w:spacing w:line="240" w:lineRule="atLeast"/>
              <w:rPr>
                <w:rFonts w:ascii="宋体" w:eastAsia="宋体" w:hAnsi="宋体" w:cs="Times New Roman" w:hint="eastAsia"/>
                <w:sz w:val="18"/>
                <w:szCs w:val="18"/>
              </w:rPr>
            </w:pPr>
            <w:r>
              <w:rPr>
                <w:rFonts w:ascii="宋体" w:eastAsia="宋体" w:hAnsi="宋体" w:cs="Times New Roman"/>
                <w:sz w:val="18"/>
                <w:szCs w:val="18"/>
              </w:rPr>
              <w:t>UARFCN、载波频率</w:t>
            </w:r>
          </w:p>
        </w:tc>
      </w:tr>
      <w:tr w:rsidR="007810CD" w14:paraId="7AF97692" w14:textId="77777777">
        <w:trPr>
          <w:trHeight w:val="20"/>
          <w:jc w:val="center"/>
        </w:trPr>
        <w:tc>
          <w:tcPr>
            <w:tcW w:w="2575" w:type="dxa"/>
            <w:shd w:val="clear" w:color="auto" w:fill="auto"/>
            <w:vAlign w:val="center"/>
          </w:tcPr>
          <w:p w14:paraId="65260B6C" w14:textId="5EE17468" w:rsidR="007810CD" w:rsidRDefault="00F77F8C">
            <w:pPr>
              <w:pStyle w:val="affffffffffff1"/>
              <w:spacing w:line="240" w:lineRule="atLeast"/>
              <w:rPr>
                <w:rFonts w:ascii="宋体" w:eastAsia="宋体" w:hAnsi="宋体" w:cs="Times New Roman" w:hint="eastAsia"/>
                <w:sz w:val="18"/>
                <w:szCs w:val="18"/>
              </w:rPr>
            </w:pPr>
            <w:r>
              <w:rPr>
                <w:rFonts w:ascii="宋体" w:eastAsia="宋体" w:hAnsi="宋体" w:cs="Times New Roman"/>
                <w:sz w:val="18"/>
                <w:szCs w:val="18"/>
              </w:rPr>
              <w:t>TD-LTE/LTE FDD</w:t>
            </w:r>
          </w:p>
        </w:tc>
        <w:tc>
          <w:tcPr>
            <w:tcW w:w="5947" w:type="dxa"/>
            <w:shd w:val="clear" w:color="auto" w:fill="auto"/>
            <w:vAlign w:val="center"/>
          </w:tcPr>
          <w:p w14:paraId="7F910F00" w14:textId="77777777" w:rsidR="007810CD" w:rsidRDefault="00F77F8C">
            <w:pPr>
              <w:pStyle w:val="affffffffffff1"/>
              <w:spacing w:line="240" w:lineRule="atLeast"/>
              <w:rPr>
                <w:rFonts w:ascii="宋体" w:eastAsia="宋体" w:hAnsi="宋体" w:cs="Times New Roman" w:hint="eastAsia"/>
                <w:sz w:val="18"/>
                <w:szCs w:val="18"/>
              </w:rPr>
            </w:pPr>
            <w:r>
              <w:rPr>
                <w:rFonts w:ascii="宋体" w:eastAsia="宋体" w:hAnsi="宋体" w:cs="Times New Roman"/>
                <w:sz w:val="18"/>
                <w:szCs w:val="18"/>
              </w:rPr>
              <w:t>EARFCN、载波频率</w:t>
            </w:r>
          </w:p>
        </w:tc>
      </w:tr>
      <w:tr w:rsidR="00C16A96" w14:paraId="3EA1B7DA" w14:textId="77777777">
        <w:trPr>
          <w:trHeight w:val="20"/>
          <w:jc w:val="center"/>
        </w:trPr>
        <w:tc>
          <w:tcPr>
            <w:tcW w:w="2575" w:type="dxa"/>
            <w:shd w:val="clear" w:color="auto" w:fill="auto"/>
            <w:vAlign w:val="center"/>
          </w:tcPr>
          <w:p w14:paraId="405FC31E" w14:textId="57074B88" w:rsidR="00C16A96" w:rsidRDefault="001D1CC1">
            <w:pPr>
              <w:pStyle w:val="affffffffffff1"/>
              <w:spacing w:line="240" w:lineRule="atLeast"/>
              <w:rPr>
                <w:rFonts w:ascii="宋体" w:eastAsia="宋体" w:hAnsi="宋体" w:cs="Times New Roman" w:hint="eastAsia"/>
                <w:sz w:val="18"/>
                <w:szCs w:val="18"/>
              </w:rPr>
            </w:pPr>
            <w:r>
              <w:rPr>
                <w:rFonts w:ascii="宋体" w:eastAsia="宋体" w:hAnsi="宋体" w:cs="Times New Roman" w:hint="eastAsia"/>
                <w:sz w:val="18"/>
                <w:szCs w:val="18"/>
              </w:rPr>
              <w:t>5G</w:t>
            </w:r>
          </w:p>
        </w:tc>
        <w:tc>
          <w:tcPr>
            <w:tcW w:w="5947" w:type="dxa"/>
            <w:shd w:val="clear" w:color="auto" w:fill="auto"/>
            <w:vAlign w:val="center"/>
          </w:tcPr>
          <w:p w14:paraId="34CD2F70" w14:textId="57D01F89" w:rsidR="00C16A96" w:rsidRDefault="00C16A96">
            <w:pPr>
              <w:pStyle w:val="affffffffffff1"/>
              <w:spacing w:line="240" w:lineRule="atLeast"/>
              <w:rPr>
                <w:rFonts w:ascii="宋体" w:eastAsia="宋体" w:hAnsi="宋体" w:cs="Times New Roman" w:hint="eastAsia"/>
                <w:sz w:val="18"/>
                <w:szCs w:val="18"/>
              </w:rPr>
            </w:pPr>
            <w:r>
              <w:rPr>
                <w:rFonts w:ascii="宋体" w:eastAsia="宋体" w:hAnsi="宋体" w:cs="Times New Roman" w:hint="eastAsia"/>
                <w:sz w:val="18"/>
                <w:szCs w:val="18"/>
              </w:rPr>
              <w:t>ARFCN、载波频率</w:t>
            </w:r>
          </w:p>
        </w:tc>
      </w:tr>
    </w:tbl>
    <w:p w14:paraId="67EA01DB" w14:textId="74219067" w:rsidR="007810CD" w:rsidRDefault="00F77F8C">
      <w:pPr>
        <w:pStyle w:val="affffffffffff1"/>
        <w:spacing w:beforeLines="50" w:before="156"/>
        <w:rPr>
          <w:rFonts w:ascii="黑体" w:eastAsia="黑体" w:hAnsi="黑体" w:hint="eastAsia"/>
        </w:rPr>
      </w:pPr>
      <w:r>
        <w:rPr>
          <w:rFonts w:ascii="黑体" w:eastAsia="黑体" w:hAnsi="黑体" w:hint="eastAsia"/>
        </w:rPr>
        <w:t>表</w:t>
      </w:r>
      <w:r>
        <w:rPr>
          <w:rFonts w:ascii="黑体" w:eastAsia="黑体" w:hAnsi="黑体"/>
        </w:rPr>
        <w:t xml:space="preserve">4  </w:t>
      </w:r>
      <w:r w:rsidR="00A73B28" w:rsidRPr="00EB057D">
        <w:rPr>
          <w:rFonts w:ascii="黑体" w:eastAsia="黑体" w:hAnsi="黑体" w:hint="eastAsia"/>
        </w:rPr>
        <w:t>频率使用率评价测试参考指标</w:t>
      </w:r>
    </w:p>
    <w:tbl>
      <w:tblPr>
        <w:tblStyle w:val="affffffd"/>
        <w:tblW w:w="9235" w:type="dxa"/>
        <w:jc w:val="center"/>
        <w:tblLayout w:type="fixed"/>
        <w:tblLook w:val="04A0" w:firstRow="1" w:lastRow="0" w:firstColumn="1" w:lastColumn="0" w:noHBand="0" w:noVBand="1"/>
      </w:tblPr>
      <w:tblGrid>
        <w:gridCol w:w="1598"/>
        <w:gridCol w:w="1701"/>
        <w:gridCol w:w="5936"/>
      </w:tblGrid>
      <w:tr w:rsidR="007810CD" w14:paraId="4F1426A5" w14:textId="77777777" w:rsidTr="000B7243">
        <w:trPr>
          <w:jc w:val="center"/>
        </w:trPr>
        <w:tc>
          <w:tcPr>
            <w:tcW w:w="1598" w:type="dxa"/>
          </w:tcPr>
          <w:p w14:paraId="1756149D" w14:textId="77777777" w:rsidR="007810CD" w:rsidRDefault="00F77F8C">
            <w:pPr>
              <w:pStyle w:val="18"/>
              <w:spacing w:line="240" w:lineRule="auto"/>
              <w:rPr>
                <w:rFonts w:hint="eastAsia"/>
                <w:kern w:val="2"/>
                <w:szCs w:val="18"/>
              </w:rPr>
            </w:pPr>
            <w:r>
              <w:rPr>
                <w:kern w:val="2"/>
                <w:szCs w:val="18"/>
              </w:rPr>
              <w:t>制式</w:t>
            </w:r>
          </w:p>
        </w:tc>
        <w:tc>
          <w:tcPr>
            <w:tcW w:w="1701" w:type="dxa"/>
          </w:tcPr>
          <w:p w14:paraId="5C618DA5" w14:textId="77777777" w:rsidR="007810CD" w:rsidRDefault="00F77F8C">
            <w:pPr>
              <w:pStyle w:val="18"/>
              <w:spacing w:line="240" w:lineRule="auto"/>
              <w:rPr>
                <w:rFonts w:hint="eastAsia"/>
                <w:kern w:val="2"/>
                <w:szCs w:val="18"/>
              </w:rPr>
            </w:pPr>
            <w:r>
              <w:rPr>
                <w:rFonts w:hint="eastAsia"/>
                <w:kern w:val="2"/>
                <w:szCs w:val="18"/>
              </w:rPr>
              <w:t>测试指标</w:t>
            </w:r>
          </w:p>
        </w:tc>
        <w:tc>
          <w:tcPr>
            <w:tcW w:w="5936" w:type="dxa"/>
          </w:tcPr>
          <w:p w14:paraId="2583DF24" w14:textId="77777777" w:rsidR="007810CD" w:rsidRDefault="00F77F8C">
            <w:pPr>
              <w:pStyle w:val="18"/>
              <w:spacing w:line="240" w:lineRule="auto"/>
              <w:rPr>
                <w:rFonts w:hint="eastAsia"/>
                <w:kern w:val="2"/>
                <w:szCs w:val="18"/>
              </w:rPr>
            </w:pPr>
            <w:r>
              <w:rPr>
                <w:rFonts w:hint="eastAsia"/>
                <w:kern w:val="2"/>
                <w:szCs w:val="18"/>
              </w:rPr>
              <w:t>定义</w:t>
            </w:r>
          </w:p>
        </w:tc>
      </w:tr>
      <w:tr w:rsidR="007810CD" w14:paraId="2491723E" w14:textId="77777777" w:rsidTr="000B7243">
        <w:trPr>
          <w:jc w:val="center"/>
        </w:trPr>
        <w:tc>
          <w:tcPr>
            <w:tcW w:w="1598" w:type="dxa"/>
            <w:vMerge w:val="restart"/>
          </w:tcPr>
          <w:p w14:paraId="531B551E" w14:textId="77777777" w:rsidR="007810CD" w:rsidRDefault="00F77F8C">
            <w:pPr>
              <w:pStyle w:val="18"/>
              <w:spacing w:line="240" w:lineRule="auto"/>
              <w:rPr>
                <w:rFonts w:hint="eastAsia"/>
                <w:kern w:val="2"/>
                <w:szCs w:val="18"/>
              </w:rPr>
            </w:pPr>
            <w:r>
              <w:rPr>
                <w:rFonts w:hint="eastAsia"/>
                <w:kern w:val="2"/>
                <w:szCs w:val="18"/>
              </w:rPr>
              <w:t>通用</w:t>
            </w:r>
          </w:p>
        </w:tc>
        <w:tc>
          <w:tcPr>
            <w:tcW w:w="1701" w:type="dxa"/>
          </w:tcPr>
          <w:p w14:paraId="5A9D3D2F" w14:textId="77777777" w:rsidR="007810CD" w:rsidRDefault="00F77F8C">
            <w:pPr>
              <w:pStyle w:val="18"/>
              <w:spacing w:line="240" w:lineRule="auto"/>
              <w:rPr>
                <w:rFonts w:hint="eastAsia"/>
                <w:kern w:val="2"/>
                <w:szCs w:val="18"/>
              </w:rPr>
            </w:pPr>
            <w:r>
              <w:rPr>
                <w:kern w:val="2"/>
                <w:szCs w:val="18"/>
              </w:rPr>
              <w:t>MCC</w:t>
            </w:r>
          </w:p>
        </w:tc>
        <w:tc>
          <w:tcPr>
            <w:tcW w:w="5936" w:type="dxa"/>
          </w:tcPr>
          <w:p w14:paraId="5D411362" w14:textId="0F1E4367" w:rsidR="007810CD" w:rsidRDefault="00F77F8C">
            <w:pPr>
              <w:pStyle w:val="18"/>
              <w:spacing w:line="240" w:lineRule="auto"/>
              <w:rPr>
                <w:rFonts w:hint="eastAsia"/>
                <w:kern w:val="2"/>
                <w:szCs w:val="18"/>
              </w:rPr>
            </w:pPr>
            <w:r>
              <w:rPr>
                <w:rFonts w:hint="eastAsia"/>
                <w:kern w:val="2"/>
                <w:szCs w:val="18"/>
              </w:rPr>
              <w:t>移动设备国家码，</w:t>
            </w:r>
            <w:r>
              <w:rPr>
                <w:kern w:val="2"/>
                <w:szCs w:val="18"/>
              </w:rPr>
              <w:t>Mobile Country Code</w:t>
            </w:r>
            <w:r>
              <w:rPr>
                <w:rFonts w:hint="eastAsia"/>
                <w:kern w:val="2"/>
                <w:szCs w:val="18"/>
              </w:rPr>
              <w:t>，用于区别移动设备的归属国家，中国为</w:t>
            </w:r>
            <w:r>
              <w:rPr>
                <w:kern w:val="2"/>
                <w:szCs w:val="18"/>
              </w:rPr>
              <w:t>460</w:t>
            </w:r>
          </w:p>
        </w:tc>
      </w:tr>
      <w:tr w:rsidR="007810CD" w14:paraId="7D05A2AD" w14:textId="77777777" w:rsidTr="000B7243">
        <w:trPr>
          <w:jc w:val="center"/>
        </w:trPr>
        <w:tc>
          <w:tcPr>
            <w:tcW w:w="1598" w:type="dxa"/>
            <w:vMerge/>
          </w:tcPr>
          <w:p w14:paraId="7AD86D9E" w14:textId="77777777" w:rsidR="007810CD" w:rsidRDefault="007810CD">
            <w:pPr>
              <w:pStyle w:val="18"/>
              <w:spacing w:line="240" w:lineRule="auto"/>
              <w:ind w:firstLine="420"/>
              <w:rPr>
                <w:rFonts w:hint="eastAsia"/>
                <w:kern w:val="2"/>
                <w:szCs w:val="18"/>
              </w:rPr>
            </w:pPr>
          </w:p>
        </w:tc>
        <w:tc>
          <w:tcPr>
            <w:tcW w:w="1701" w:type="dxa"/>
          </w:tcPr>
          <w:p w14:paraId="5BF22FF9" w14:textId="77777777" w:rsidR="007810CD" w:rsidRDefault="00F77F8C">
            <w:pPr>
              <w:pStyle w:val="18"/>
              <w:spacing w:line="240" w:lineRule="auto"/>
              <w:rPr>
                <w:rFonts w:hint="eastAsia"/>
                <w:kern w:val="2"/>
                <w:szCs w:val="18"/>
              </w:rPr>
            </w:pPr>
            <w:r>
              <w:rPr>
                <w:kern w:val="2"/>
                <w:szCs w:val="18"/>
              </w:rPr>
              <w:t>MNC</w:t>
            </w:r>
          </w:p>
        </w:tc>
        <w:tc>
          <w:tcPr>
            <w:tcW w:w="5936" w:type="dxa"/>
          </w:tcPr>
          <w:p w14:paraId="75273ABF" w14:textId="52E9CC2B" w:rsidR="007810CD" w:rsidRDefault="00F77F8C">
            <w:pPr>
              <w:pStyle w:val="18"/>
              <w:spacing w:line="240" w:lineRule="auto"/>
              <w:rPr>
                <w:rFonts w:hint="eastAsia"/>
                <w:kern w:val="2"/>
                <w:szCs w:val="18"/>
              </w:rPr>
            </w:pPr>
            <w:r>
              <w:rPr>
                <w:rFonts w:hint="eastAsia"/>
                <w:kern w:val="2"/>
                <w:szCs w:val="18"/>
              </w:rPr>
              <w:t>移动设备网络码，</w:t>
            </w:r>
            <w:r>
              <w:rPr>
                <w:kern w:val="2"/>
                <w:szCs w:val="18"/>
              </w:rPr>
              <w:t>Mobile Network Code</w:t>
            </w:r>
            <w:r>
              <w:rPr>
                <w:rFonts w:hint="eastAsia"/>
                <w:kern w:val="2"/>
                <w:szCs w:val="18"/>
              </w:rPr>
              <w:t>，用于区别移动设备的所属用频单位</w:t>
            </w:r>
          </w:p>
        </w:tc>
      </w:tr>
      <w:tr w:rsidR="007810CD" w14:paraId="6A0D0B95" w14:textId="77777777" w:rsidTr="000B7243">
        <w:trPr>
          <w:jc w:val="center"/>
        </w:trPr>
        <w:tc>
          <w:tcPr>
            <w:tcW w:w="1598" w:type="dxa"/>
            <w:vMerge/>
          </w:tcPr>
          <w:p w14:paraId="5C3EB943" w14:textId="77777777" w:rsidR="007810CD" w:rsidRDefault="007810CD">
            <w:pPr>
              <w:pStyle w:val="18"/>
              <w:spacing w:line="240" w:lineRule="auto"/>
              <w:ind w:firstLine="420"/>
              <w:rPr>
                <w:rFonts w:hint="eastAsia"/>
                <w:kern w:val="2"/>
                <w:szCs w:val="18"/>
              </w:rPr>
            </w:pPr>
          </w:p>
        </w:tc>
        <w:tc>
          <w:tcPr>
            <w:tcW w:w="1701" w:type="dxa"/>
          </w:tcPr>
          <w:p w14:paraId="6D562743" w14:textId="52F86A7E" w:rsidR="007810CD" w:rsidRDefault="00F77F8C">
            <w:pPr>
              <w:pStyle w:val="18"/>
              <w:spacing w:line="240" w:lineRule="auto"/>
              <w:rPr>
                <w:rFonts w:hint="eastAsia"/>
                <w:kern w:val="2"/>
                <w:szCs w:val="18"/>
              </w:rPr>
            </w:pPr>
            <w:r>
              <w:rPr>
                <w:kern w:val="2"/>
                <w:szCs w:val="18"/>
              </w:rPr>
              <w:t>Cell ID/Base ID</w:t>
            </w:r>
          </w:p>
        </w:tc>
        <w:tc>
          <w:tcPr>
            <w:tcW w:w="5936" w:type="dxa"/>
          </w:tcPr>
          <w:p w14:paraId="1D2D3312" w14:textId="0D0AE0CD" w:rsidR="007810CD" w:rsidRDefault="00F77F8C">
            <w:pPr>
              <w:pStyle w:val="18"/>
              <w:spacing w:line="240" w:lineRule="auto"/>
              <w:rPr>
                <w:rFonts w:hint="eastAsia"/>
                <w:kern w:val="2"/>
                <w:szCs w:val="18"/>
              </w:rPr>
            </w:pPr>
            <w:r>
              <w:rPr>
                <w:rFonts w:hint="eastAsia"/>
                <w:kern w:val="2"/>
                <w:szCs w:val="18"/>
              </w:rPr>
              <w:t>小区</w:t>
            </w:r>
            <w:r>
              <w:rPr>
                <w:kern w:val="2"/>
                <w:szCs w:val="18"/>
              </w:rPr>
              <w:t>/基站标识</w:t>
            </w:r>
            <w:r>
              <w:rPr>
                <w:rFonts w:hint="eastAsia"/>
                <w:kern w:val="2"/>
                <w:szCs w:val="18"/>
              </w:rPr>
              <w:t>，</w:t>
            </w:r>
            <w:r>
              <w:rPr>
                <w:kern w:val="2"/>
                <w:szCs w:val="18"/>
              </w:rPr>
              <w:t>Cell Identity/Base Identity，用于区分不同小区/基站</w:t>
            </w:r>
          </w:p>
        </w:tc>
      </w:tr>
      <w:tr w:rsidR="007810CD" w14:paraId="7B15A983" w14:textId="77777777" w:rsidTr="000B7243">
        <w:trPr>
          <w:jc w:val="center"/>
        </w:trPr>
        <w:tc>
          <w:tcPr>
            <w:tcW w:w="1598" w:type="dxa"/>
            <w:vMerge/>
          </w:tcPr>
          <w:p w14:paraId="11824F5D" w14:textId="77777777" w:rsidR="007810CD" w:rsidRDefault="007810CD">
            <w:pPr>
              <w:pStyle w:val="18"/>
              <w:spacing w:line="240" w:lineRule="auto"/>
              <w:ind w:firstLine="420"/>
              <w:rPr>
                <w:rFonts w:hint="eastAsia"/>
                <w:kern w:val="2"/>
                <w:szCs w:val="18"/>
              </w:rPr>
            </w:pPr>
          </w:p>
        </w:tc>
        <w:tc>
          <w:tcPr>
            <w:tcW w:w="1701" w:type="dxa"/>
          </w:tcPr>
          <w:p w14:paraId="4F2B5C68" w14:textId="77777777" w:rsidR="007810CD" w:rsidRDefault="00F77F8C">
            <w:pPr>
              <w:pStyle w:val="18"/>
              <w:spacing w:line="240" w:lineRule="auto"/>
              <w:rPr>
                <w:rFonts w:hint="eastAsia"/>
                <w:kern w:val="2"/>
                <w:szCs w:val="18"/>
              </w:rPr>
            </w:pPr>
            <w:r>
              <w:rPr>
                <w:kern w:val="2"/>
                <w:szCs w:val="18"/>
              </w:rPr>
              <w:t>LAC</w:t>
            </w:r>
          </w:p>
        </w:tc>
        <w:tc>
          <w:tcPr>
            <w:tcW w:w="5936" w:type="dxa"/>
          </w:tcPr>
          <w:p w14:paraId="4D84CF68" w14:textId="755ED191" w:rsidR="007810CD" w:rsidRDefault="00F77F8C">
            <w:pPr>
              <w:pStyle w:val="18"/>
              <w:spacing w:line="240" w:lineRule="auto"/>
              <w:rPr>
                <w:rFonts w:hint="eastAsia"/>
                <w:kern w:val="2"/>
                <w:szCs w:val="18"/>
              </w:rPr>
            </w:pPr>
            <w:r>
              <w:rPr>
                <w:kern w:val="2"/>
                <w:szCs w:val="18"/>
              </w:rPr>
              <w:t>位置区码</w:t>
            </w:r>
            <w:r>
              <w:rPr>
                <w:rFonts w:hint="eastAsia"/>
                <w:kern w:val="2"/>
                <w:szCs w:val="18"/>
              </w:rPr>
              <w:t>，</w:t>
            </w:r>
            <w:r>
              <w:rPr>
                <w:kern w:val="2"/>
                <w:szCs w:val="18"/>
              </w:rPr>
              <w:t>Location Area Code，用于表示不同的位置区，一个位置区可以包括一个或者多个小区</w:t>
            </w:r>
          </w:p>
        </w:tc>
      </w:tr>
      <w:tr w:rsidR="007810CD" w14:paraId="1B26453D" w14:textId="77777777" w:rsidTr="000B7243">
        <w:trPr>
          <w:jc w:val="center"/>
        </w:trPr>
        <w:tc>
          <w:tcPr>
            <w:tcW w:w="1598" w:type="dxa"/>
            <w:vMerge w:val="restart"/>
          </w:tcPr>
          <w:p w14:paraId="0914F38A" w14:textId="77777777" w:rsidR="007810CD" w:rsidRDefault="00F77F8C">
            <w:pPr>
              <w:pStyle w:val="18"/>
              <w:spacing w:line="240" w:lineRule="auto"/>
              <w:rPr>
                <w:rFonts w:hint="eastAsia"/>
                <w:kern w:val="2"/>
                <w:szCs w:val="18"/>
              </w:rPr>
            </w:pPr>
            <w:r>
              <w:rPr>
                <w:kern w:val="2"/>
                <w:szCs w:val="18"/>
              </w:rPr>
              <w:t>GSM</w:t>
            </w:r>
          </w:p>
        </w:tc>
        <w:tc>
          <w:tcPr>
            <w:tcW w:w="1701" w:type="dxa"/>
          </w:tcPr>
          <w:p w14:paraId="03CFACCF" w14:textId="77777777" w:rsidR="007810CD" w:rsidRDefault="00F77F8C">
            <w:pPr>
              <w:pStyle w:val="18"/>
              <w:spacing w:line="240" w:lineRule="auto"/>
              <w:rPr>
                <w:rFonts w:hint="eastAsia"/>
                <w:kern w:val="2"/>
                <w:szCs w:val="18"/>
              </w:rPr>
            </w:pPr>
            <w:r>
              <w:rPr>
                <w:rFonts w:hint="eastAsia"/>
                <w:kern w:val="2"/>
                <w:szCs w:val="18"/>
              </w:rPr>
              <w:t>小区频点</w:t>
            </w:r>
          </w:p>
        </w:tc>
        <w:tc>
          <w:tcPr>
            <w:tcW w:w="5936" w:type="dxa"/>
          </w:tcPr>
          <w:p w14:paraId="5125331A" w14:textId="77777777" w:rsidR="007810CD" w:rsidRDefault="00F77F8C">
            <w:pPr>
              <w:pStyle w:val="18"/>
              <w:spacing w:line="240" w:lineRule="auto"/>
              <w:rPr>
                <w:rFonts w:hint="eastAsia"/>
                <w:kern w:val="2"/>
                <w:szCs w:val="18"/>
              </w:rPr>
            </w:pPr>
            <w:r>
              <w:rPr>
                <w:rFonts w:hint="eastAsia"/>
                <w:kern w:val="2"/>
                <w:szCs w:val="18"/>
              </w:rPr>
              <w:t>小区使用的射频信道绝对频道号，每个频点对应一个载波频率</w:t>
            </w:r>
          </w:p>
        </w:tc>
      </w:tr>
      <w:tr w:rsidR="007810CD" w14:paraId="19AF4822" w14:textId="77777777" w:rsidTr="000B7243">
        <w:trPr>
          <w:jc w:val="center"/>
        </w:trPr>
        <w:tc>
          <w:tcPr>
            <w:tcW w:w="1598" w:type="dxa"/>
            <w:vMerge/>
          </w:tcPr>
          <w:p w14:paraId="263AF201" w14:textId="77777777" w:rsidR="007810CD" w:rsidRDefault="007810CD">
            <w:pPr>
              <w:pStyle w:val="18"/>
              <w:spacing w:line="240" w:lineRule="auto"/>
              <w:ind w:firstLine="420"/>
              <w:rPr>
                <w:rFonts w:hint="eastAsia"/>
                <w:kern w:val="2"/>
                <w:szCs w:val="18"/>
              </w:rPr>
            </w:pPr>
          </w:p>
        </w:tc>
        <w:tc>
          <w:tcPr>
            <w:tcW w:w="1701" w:type="dxa"/>
          </w:tcPr>
          <w:p w14:paraId="3E62D6B9" w14:textId="77777777" w:rsidR="007810CD" w:rsidRDefault="00F77F8C">
            <w:pPr>
              <w:pStyle w:val="18"/>
              <w:spacing w:line="240" w:lineRule="auto"/>
              <w:rPr>
                <w:rFonts w:hint="eastAsia"/>
                <w:kern w:val="2"/>
                <w:szCs w:val="18"/>
              </w:rPr>
            </w:pPr>
            <w:r>
              <w:rPr>
                <w:kern w:val="2"/>
                <w:szCs w:val="18"/>
              </w:rPr>
              <w:t>时频占用度</w:t>
            </w:r>
          </w:p>
        </w:tc>
        <w:tc>
          <w:tcPr>
            <w:tcW w:w="5936" w:type="dxa"/>
          </w:tcPr>
          <w:p w14:paraId="70D4402F" w14:textId="77777777" w:rsidR="007810CD" w:rsidRDefault="00F77F8C">
            <w:pPr>
              <w:pStyle w:val="18"/>
              <w:spacing w:line="240" w:lineRule="auto"/>
              <w:rPr>
                <w:rFonts w:hint="eastAsia"/>
                <w:kern w:val="2"/>
                <w:szCs w:val="18"/>
              </w:rPr>
            </w:pPr>
            <w:r>
              <w:rPr>
                <w:rFonts w:hint="eastAsia"/>
                <w:kern w:val="2"/>
                <w:szCs w:val="18"/>
              </w:rPr>
              <w:t>某个频点在一段时间内，用来传输数据的时隙数比率，每个频点的时隙总数为</w:t>
            </w:r>
            <w:r>
              <w:rPr>
                <w:kern w:val="2"/>
                <w:szCs w:val="18"/>
              </w:rPr>
              <w:t>8</w:t>
            </w:r>
            <w:r>
              <w:rPr>
                <w:rFonts w:hint="eastAsia"/>
                <w:kern w:val="2"/>
                <w:szCs w:val="18"/>
              </w:rPr>
              <w:t>，在广播信道频点，广播信道固定占用一个时隙</w:t>
            </w:r>
          </w:p>
        </w:tc>
      </w:tr>
      <w:tr w:rsidR="007810CD" w14:paraId="41034F5E" w14:textId="77777777" w:rsidTr="000B7243">
        <w:trPr>
          <w:jc w:val="center"/>
        </w:trPr>
        <w:tc>
          <w:tcPr>
            <w:tcW w:w="1598" w:type="dxa"/>
            <w:vMerge w:val="restart"/>
          </w:tcPr>
          <w:p w14:paraId="746EF9F8" w14:textId="519A9140" w:rsidR="007810CD" w:rsidRDefault="00F77F8C">
            <w:pPr>
              <w:pStyle w:val="18"/>
              <w:spacing w:line="240" w:lineRule="auto"/>
              <w:rPr>
                <w:rFonts w:hint="eastAsia"/>
                <w:kern w:val="2"/>
                <w:szCs w:val="18"/>
              </w:rPr>
            </w:pPr>
            <w:r>
              <w:rPr>
                <w:szCs w:val="18"/>
              </w:rPr>
              <w:t>TD-LTE/LTE FDD</w:t>
            </w:r>
          </w:p>
        </w:tc>
        <w:tc>
          <w:tcPr>
            <w:tcW w:w="1701" w:type="dxa"/>
          </w:tcPr>
          <w:p w14:paraId="60789315" w14:textId="77777777" w:rsidR="007810CD" w:rsidRDefault="00F77F8C">
            <w:pPr>
              <w:pStyle w:val="18"/>
              <w:spacing w:line="240" w:lineRule="auto"/>
              <w:rPr>
                <w:rFonts w:hint="eastAsia"/>
                <w:kern w:val="2"/>
                <w:szCs w:val="18"/>
              </w:rPr>
            </w:pPr>
            <w:r>
              <w:rPr>
                <w:kern w:val="2"/>
                <w:szCs w:val="18"/>
              </w:rPr>
              <w:t>带宽</w:t>
            </w:r>
          </w:p>
        </w:tc>
        <w:tc>
          <w:tcPr>
            <w:tcW w:w="5936" w:type="dxa"/>
          </w:tcPr>
          <w:p w14:paraId="0CAF6D5D" w14:textId="2F512328" w:rsidR="007810CD" w:rsidRDefault="00F77F8C">
            <w:pPr>
              <w:pStyle w:val="18"/>
              <w:spacing w:line="240" w:lineRule="auto"/>
              <w:rPr>
                <w:rFonts w:hint="eastAsia"/>
                <w:kern w:val="2"/>
                <w:szCs w:val="18"/>
              </w:rPr>
            </w:pPr>
            <w:r>
              <w:rPr>
                <w:kern w:val="2"/>
                <w:szCs w:val="18"/>
              </w:rPr>
              <w:t>LTE</w:t>
            </w:r>
            <w:r>
              <w:rPr>
                <w:rFonts w:hint="eastAsia"/>
                <w:kern w:val="2"/>
                <w:szCs w:val="18"/>
              </w:rPr>
              <w:t>系统</w:t>
            </w:r>
            <w:r>
              <w:rPr>
                <w:kern w:val="2"/>
                <w:szCs w:val="18"/>
              </w:rPr>
              <w:t>占用的最大频</w:t>
            </w:r>
            <w:r>
              <w:rPr>
                <w:rFonts w:hint="eastAsia"/>
                <w:kern w:val="2"/>
                <w:szCs w:val="18"/>
              </w:rPr>
              <w:t>带</w:t>
            </w:r>
            <w:r>
              <w:rPr>
                <w:kern w:val="2"/>
                <w:szCs w:val="18"/>
              </w:rPr>
              <w:t>宽度，可选的值有：1.4MHz</w:t>
            </w:r>
            <w:r>
              <w:rPr>
                <w:rFonts w:hint="eastAsia"/>
                <w:kern w:val="2"/>
                <w:szCs w:val="18"/>
              </w:rPr>
              <w:t>、</w:t>
            </w:r>
            <w:r>
              <w:rPr>
                <w:kern w:val="2"/>
                <w:szCs w:val="18"/>
              </w:rPr>
              <w:t>3MHz</w:t>
            </w:r>
            <w:r>
              <w:rPr>
                <w:rFonts w:hint="eastAsia"/>
                <w:kern w:val="2"/>
                <w:szCs w:val="18"/>
              </w:rPr>
              <w:t>、</w:t>
            </w:r>
            <w:r>
              <w:rPr>
                <w:kern w:val="2"/>
                <w:szCs w:val="18"/>
              </w:rPr>
              <w:t>5MHz</w:t>
            </w:r>
            <w:r>
              <w:rPr>
                <w:rFonts w:hint="eastAsia"/>
                <w:kern w:val="2"/>
                <w:szCs w:val="18"/>
              </w:rPr>
              <w:t>、</w:t>
            </w:r>
            <w:r>
              <w:rPr>
                <w:kern w:val="2"/>
                <w:szCs w:val="18"/>
              </w:rPr>
              <w:t>10MHz</w:t>
            </w:r>
            <w:r>
              <w:rPr>
                <w:rFonts w:hint="eastAsia"/>
                <w:kern w:val="2"/>
                <w:szCs w:val="18"/>
              </w:rPr>
              <w:t>、</w:t>
            </w:r>
            <w:r>
              <w:rPr>
                <w:kern w:val="2"/>
                <w:szCs w:val="18"/>
              </w:rPr>
              <w:t>15MHz</w:t>
            </w:r>
            <w:r>
              <w:rPr>
                <w:rFonts w:hint="eastAsia"/>
                <w:kern w:val="2"/>
                <w:szCs w:val="18"/>
              </w:rPr>
              <w:t>、</w:t>
            </w:r>
            <w:r>
              <w:rPr>
                <w:kern w:val="2"/>
                <w:szCs w:val="18"/>
              </w:rPr>
              <w:t>20MHz</w:t>
            </w:r>
          </w:p>
        </w:tc>
      </w:tr>
      <w:tr w:rsidR="007810CD" w14:paraId="0D4DFD7F" w14:textId="77777777" w:rsidTr="000B7243">
        <w:trPr>
          <w:jc w:val="center"/>
        </w:trPr>
        <w:tc>
          <w:tcPr>
            <w:tcW w:w="1598" w:type="dxa"/>
            <w:vMerge/>
          </w:tcPr>
          <w:p w14:paraId="3708A709" w14:textId="77777777" w:rsidR="007810CD" w:rsidRDefault="007810CD">
            <w:pPr>
              <w:pStyle w:val="18"/>
              <w:spacing w:line="240" w:lineRule="auto"/>
              <w:ind w:firstLine="420"/>
              <w:rPr>
                <w:rFonts w:hint="eastAsia"/>
                <w:kern w:val="2"/>
                <w:szCs w:val="18"/>
              </w:rPr>
            </w:pPr>
          </w:p>
        </w:tc>
        <w:tc>
          <w:tcPr>
            <w:tcW w:w="1701" w:type="dxa"/>
          </w:tcPr>
          <w:p w14:paraId="61FCCE99" w14:textId="77777777" w:rsidR="007810CD" w:rsidRDefault="00F77F8C">
            <w:pPr>
              <w:pStyle w:val="18"/>
              <w:spacing w:line="240" w:lineRule="auto"/>
              <w:rPr>
                <w:rFonts w:hint="eastAsia"/>
                <w:kern w:val="2"/>
                <w:szCs w:val="18"/>
              </w:rPr>
            </w:pPr>
            <w:r>
              <w:rPr>
                <w:kern w:val="2"/>
                <w:szCs w:val="18"/>
              </w:rPr>
              <w:t>天线端口</w:t>
            </w:r>
          </w:p>
        </w:tc>
        <w:tc>
          <w:tcPr>
            <w:tcW w:w="5936" w:type="dxa"/>
          </w:tcPr>
          <w:p w14:paraId="3A8EA49D" w14:textId="77777777" w:rsidR="007810CD" w:rsidRDefault="00F77F8C">
            <w:pPr>
              <w:pStyle w:val="18"/>
              <w:spacing w:line="240" w:lineRule="auto"/>
              <w:rPr>
                <w:rFonts w:hint="eastAsia"/>
                <w:kern w:val="2"/>
                <w:szCs w:val="18"/>
              </w:rPr>
            </w:pPr>
            <w:r>
              <w:rPr>
                <w:rFonts w:hint="eastAsia"/>
                <w:kern w:val="2"/>
                <w:szCs w:val="18"/>
              </w:rPr>
              <w:t>参考信号定义的逻辑发射通道，有几种参考信号、几种逻辑发射通道，就有几个天线端口。天线端口的取值范围为</w:t>
            </w:r>
            <w:r>
              <w:rPr>
                <w:kern w:val="2"/>
                <w:szCs w:val="18"/>
              </w:rPr>
              <w:t>0、1、2、3</w:t>
            </w:r>
          </w:p>
        </w:tc>
      </w:tr>
      <w:tr w:rsidR="007810CD" w14:paraId="60C01915" w14:textId="77777777" w:rsidTr="000B7243">
        <w:trPr>
          <w:jc w:val="center"/>
        </w:trPr>
        <w:tc>
          <w:tcPr>
            <w:tcW w:w="1598" w:type="dxa"/>
            <w:vMerge/>
          </w:tcPr>
          <w:p w14:paraId="0402982E" w14:textId="77777777" w:rsidR="007810CD" w:rsidRDefault="007810CD">
            <w:pPr>
              <w:pStyle w:val="18"/>
              <w:spacing w:line="240" w:lineRule="auto"/>
              <w:ind w:firstLine="420"/>
              <w:rPr>
                <w:rFonts w:hint="eastAsia"/>
                <w:kern w:val="2"/>
                <w:szCs w:val="18"/>
              </w:rPr>
            </w:pPr>
          </w:p>
        </w:tc>
        <w:tc>
          <w:tcPr>
            <w:tcW w:w="1701" w:type="dxa"/>
          </w:tcPr>
          <w:p w14:paraId="7294C22C" w14:textId="77777777" w:rsidR="007810CD" w:rsidRDefault="00F77F8C">
            <w:pPr>
              <w:pStyle w:val="18"/>
              <w:spacing w:line="240" w:lineRule="auto"/>
              <w:rPr>
                <w:rFonts w:hint="eastAsia"/>
                <w:kern w:val="2"/>
                <w:szCs w:val="18"/>
              </w:rPr>
            </w:pPr>
            <w:r>
              <w:rPr>
                <w:kern w:val="2"/>
                <w:szCs w:val="18"/>
              </w:rPr>
              <w:t>上下行配置</w:t>
            </w:r>
          </w:p>
        </w:tc>
        <w:tc>
          <w:tcPr>
            <w:tcW w:w="5936" w:type="dxa"/>
          </w:tcPr>
          <w:p w14:paraId="4FEA0B4B" w14:textId="56BE85EE" w:rsidR="007810CD" w:rsidRDefault="00F77F8C">
            <w:pPr>
              <w:pStyle w:val="18"/>
              <w:spacing w:line="240" w:lineRule="auto"/>
              <w:rPr>
                <w:rFonts w:hint="eastAsia"/>
                <w:kern w:val="2"/>
                <w:szCs w:val="18"/>
              </w:rPr>
            </w:pPr>
            <w:r>
              <w:rPr>
                <w:kern w:val="2"/>
                <w:szCs w:val="18"/>
              </w:rPr>
              <w:t>TD-LTE中的上下行子帧配置方案序号，取值范围为0-6</w:t>
            </w:r>
          </w:p>
        </w:tc>
      </w:tr>
      <w:tr w:rsidR="007810CD" w14:paraId="4CEAD76B" w14:textId="77777777" w:rsidTr="000B7243">
        <w:trPr>
          <w:jc w:val="center"/>
        </w:trPr>
        <w:tc>
          <w:tcPr>
            <w:tcW w:w="1598" w:type="dxa"/>
            <w:vMerge/>
          </w:tcPr>
          <w:p w14:paraId="448F167E" w14:textId="77777777" w:rsidR="007810CD" w:rsidRDefault="007810CD">
            <w:pPr>
              <w:pStyle w:val="18"/>
              <w:spacing w:line="240" w:lineRule="auto"/>
              <w:ind w:firstLine="420"/>
              <w:rPr>
                <w:rFonts w:hint="eastAsia"/>
                <w:kern w:val="2"/>
                <w:szCs w:val="18"/>
              </w:rPr>
            </w:pPr>
          </w:p>
        </w:tc>
        <w:tc>
          <w:tcPr>
            <w:tcW w:w="1701" w:type="dxa"/>
          </w:tcPr>
          <w:p w14:paraId="405EADC6" w14:textId="77777777" w:rsidR="007810CD" w:rsidRDefault="00F77F8C">
            <w:pPr>
              <w:pStyle w:val="18"/>
              <w:spacing w:line="240" w:lineRule="auto"/>
              <w:rPr>
                <w:rFonts w:hint="eastAsia"/>
                <w:kern w:val="2"/>
                <w:szCs w:val="18"/>
              </w:rPr>
            </w:pPr>
            <w:r>
              <w:rPr>
                <w:kern w:val="2"/>
                <w:szCs w:val="18"/>
              </w:rPr>
              <w:t>CP类型</w:t>
            </w:r>
          </w:p>
        </w:tc>
        <w:tc>
          <w:tcPr>
            <w:tcW w:w="5936" w:type="dxa"/>
          </w:tcPr>
          <w:p w14:paraId="0B3D6225" w14:textId="77777777" w:rsidR="007810CD" w:rsidRDefault="00F77F8C">
            <w:pPr>
              <w:pStyle w:val="18"/>
              <w:spacing w:line="240" w:lineRule="auto"/>
              <w:rPr>
                <w:rFonts w:hint="eastAsia"/>
                <w:kern w:val="2"/>
                <w:szCs w:val="18"/>
              </w:rPr>
            </w:pPr>
            <w:r>
              <w:rPr>
                <w:rFonts w:hint="eastAsia"/>
                <w:kern w:val="2"/>
                <w:szCs w:val="18"/>
              </w:rPr>
              <w:t>循环前缀（</w:t>
            </w:r>
            <w:r>
              <w:rPr>
                <w:kern w:val="2"/>
                <w:szCs w:val="18"/>
              </w:rPr>
              <w:t>Cyclic Prefix</w:t>
            </w:r>
            <w:r>
              <w:rPr>
                <w:rFonts w:hint="eastAsia"/>
                <w:kern w:val="2"/>
                <w:szCs w:val="18"/>
              </w:rPr>
              <w:t>）的长度，取值为正常或者扩展</w:t>
            </w:r>
          </w:p>
        </w:tc>
      </w:tr>
      <w:tr w:rsidR="007810CD" w14:paraId="7FA5202B" w14:textId="77777777" w:rsidTr="000B7243">
        <w:trPr>
          <w:jc w:val="center"/>
        </w:trPr>
        <w:tc>
          <w:tcPr>
            <w:tcW w:w="1598" w:type="dxa"/>
            <w:vMerge/>
          </w:tcPr>
          <w:p w14:paraId="685703A1" w14:textId="77777777" w:rsidR="007810CD" w:rsidRDefault="007810CD">
            <w:pPr>
              <w:pStyle w:val="18"/>
              <w:spacing w:line="240" w:lineRule="auto"/>
              <w:ind w:firstLine="420"/>
              <w:rPr>
                <w:rFonts w:hint="eastAsia"/>
                <w:kern w:val="2"/>
                <w:szCs w:val="18"/>
              </w:rPr>
            </w:pPr>
          </w:p>
        </w:tc>
        <w:tc>
          <w:tcPr>
            <w:tcW w:w="1701" w:type="dxa"/>
          </w:tcPr>
          <w:p w14:paraId="6D331692" w14:textId="77777777" w:rsidR="007810CD" w:rsidRDefault="00F77F8C">
            <w:pPr>
              <w:pStyle w:val="18"/>
              <w:spacing w:line="240" w:lineRule="auto"/>
              <w:rPr>
                <w:rFonts w:hint="eastAsia"/>
                <w:kern w:val="2"/>
                <w:szCs w:val="18"/>
              </w:rPr>
            </w:pPr>
            <w:r>
              <w:rPr>
                <w:kern w:val="2"/>
                <w:szCs w:val="18"/>
              </w:rPr>
              <w:t>帧号</w:t>
            </w:r>
          </w:p>
        </w:tc>
        <w:tc>
          <w:tcPr>
            <w:tcW w:w="5936" w:type="dxa"/>
          </w:tcPr>
          <w:p w14:paraId="5BF5CC22" w14:textId="77777777" w:rsidR="007810CD" w:rsidRDefault="00F77F8C">
            <w:pPr>
              <w:pStyle w:val="18"/>
              <w:spacing w:line="240" w:lineRule="auto"/>
              <w:rPr>
                <w:rFonts w:hint="eastAsia"/>
                <w:kern w:val="2"/>
                <w:szCs w:val="18"/>
              </w:rPr>
            </w:pPr>
            <w:r>
              <w:rPr>
                <w:rFonts w:hint="eastAsia"/>
                <w:kern w:val="2"/>
                <w:szCs w:val="18"/>
              </w:rPr>
              <w:t>系统信号帧的编号，取值范围为</w:t>
            </w:r>
            <w:r>
              <w:rPr>
                <w:kern w:val="2"/>
                <w:szCs w:val="18"/>
              </w:rPr>
              <w:t>0-1023</w:t>
            </w:r>
          </w:p>
        </w:tc>
      </w:tr>
      <w:tr w:rsidR="007810CD" w14:paraId="48C437EA" w14:textId="77777777" w:rsidTr="000B7243">
        <w:trPr>
          <w:jc w:val="center"/>
        </w:trPr>
        <w:tc>
          <w:tcPr>
            <w:tcW w:w="1598" w:type="dxa"/>
            <w:vMerge/>
          </w:tcPr>
          <w:p w14:paraId="7CD0206E" w14:textId="77777777" w:rsidR="007810CD" w:rsidRDefault="007810CD">
            <w:pPr>
              <w:pStyle w:val="18"/>
              <w:spacing w:line="240" w:lineRule="auto"/>
              <w:ind w:firstLine="420"/>
              <w:rPr>
                <w:rFonts w:hint="eastAsia"/>
                <w:kern w:val="2"/>
                <w:szCs w:val="18"/>
              </w:rPr>
            </w:pPr>
          </w:p>
        </w:tc>
        <w:tc>
          <w:tcPr>
            <w:tcW w:w="1701" w:type="dxa"/>
          </w:tcPr>
          <w:p w14:paraId="57792441" w14:textId="77777777" w:rsidR="007810CD" w:rsidRDefault="00F77F8C">
            <w:pPr>
              <w:pStyle w:val="18"/>
              <w:spacing w:line="240" w:lineRule="auto"/>
              <w:rPr>
                <w:rFonts w:hint="eastAsia"/>
                <w:kern w:val="2"/>
                <w:szCs w:val="18"/>
              </w:rPr>
            </w:pPr>
            <w:r>
              <w:rPr>
                <w:rFonts w:hint="eastAsia"/>
                <w:kern w:val="2"/>
                <w:szCs w:val="18"/>
              </w:rPr>
              <w:t>频点</w:t>
            </w:r>
          </w:p>
        </w:tc>
        <w:tc>
          <w:tcPr>
            <w:tcW w:w="5936" w:type="dxa"/>
          </w:tcPr>
          <w:p w14:paraId="5D70BB09" w14:textId="6624D17A" w:rsidR="007810CD" w:rsidRDefault="00F77F8C">
            <w:pPr>
              <w:pStyle w:val="18"/>
              <w:spacing w:line="240" w:lineRule="auto"/>
              <w:rPr>
                <w:rFonts w:hint="eastAsia"/>
                <w:kern w:val="2"/>
                <w:szCs w:val="18"/>
              </w:rPr>
            </w:pPr>
            <w:r>
              <w:rPr>
                <w:kern w:val="2"/>
                <w:szCs w:val="18"/>
              </w:rPr>
              <w:t>LTE</w:t>
            </w:r>
            <w:r>
              <w:rPr>
                <w:rFonts w:hint="eastAsia"/>
                <w:kern w:val="2"/>
                <w:szCs w:val="18"/>
              </w:rPr>
              <w:t>系统</w:t>
            </w:r>
            <w:r>
              <w:rPr>
                <w:kern w:val="2"/>
                <w:szCs w:val="18"/>
              </w:rPr>
              <w:t>的中心频率</w:t>
            </w:r>
          </w:p>
        </w:tc>
      </w:tr>
      <w:tr w:rsidR="007810CD" w14:paraId="6C823BEF" w14:textId="77777777" w:rsidTr="000B7243">
        <w:trPr>
          <w:jc w:val="center"/>
        </w:trPr>
        <w:tc>
          <w:tcPr>
            <w:tcW w:w="1598" w:type="dxa"/>
            <w:vMerge/>
          </w:tcPr>
          <w:p w14:paraId="2AA1D836" w14:textId="77777777" w:rsidR="007810CD" w:rsidRDefault="007810CD">
            <w:pPr>
              <w:pStyle w:val="18"/>
              <w:spacing w:line="240" w:lineRule="auto"/>
              <w:ind w:firstLine="420"/>
              <w:rPr>
                <w:rFonts w:hint="eastAsia"/>
                <w:kern w:val="2"/>
                <w:szCs w:val="18"/>
              </w:rPr>
            </w:pPr>
          </w:p>
        </w:tc>
        <w:tc>
          <w:tcPr>
            <w:tcW w:w="1701" w:type="dxa"/>
          </w:tcPr>
          <w:p w14:paraId="1DF05F0B" w14:textId="77777777" w:rsidR="007810CD" w:rsidRDefault="00F77F8C">
            <w:pPr>
              <w:pStyle w:val="18"/>
              <w:spacing w:line="240" w:lineRule="auto"/>
              <w:rPr>
                <w:rFonts w:hint="eastAsia"/>
                <w:kern w:val="2"/>
                <w:szCs w:val="18"/>
              </w:rPr>
            </w:pPr>
            <w:r>
              <w:rPr>
                <w:kern w:val="2"/>
                <w:szCs w:val="18"/>
              </w:rPr>
              <w:t>PRB使用情况</w:t>
            </w:r>
          </w:p>
        </w:tc>
        <w:tc>
          <w:tcPr>
            <w:tcW w:w="5936" w:type="dxa"/>
          </w:tcPr>
          <w:p w14:paraId="297AF127" w14:textId="77777777" w:rsidR="007810CD" w:rsidRDefault="00F77F8C">
            <w:pPr>
              <w:pStyle w:val="18"/>
              <w:spacing w:line="240" w:lineRule="auto"/>
              <w:rPr>
                <w:rFonts w:hint="eastAsia"/>
                <w:kern w:val="2"/>
                <w:szCs w:val="18"/>
              </w:rPr>
            </w:pPr>
            <w:r>
              <w:rPr>
                <w:kern w:val="2"/>
                <w:szCs w:val="18"/>
              </w:rPr>
              <w:t>LTE</w:t>
            </w:r>
            <w:r>
              <w:rPr>
                <w:rFonts w:hint="eastAsia"/>
                <w:kern w:val="2"/>
                <w:szCs w:val="18"/>
              </w:rPr>
              <w:t>系统</w:t>
            </w:r>
            <w:r>
              <w:rPr>
                <w:kern w:val="2"/>
                <w:szCs w:val="18"/>
              </w:rPr>
              <w:t>的每个子帧（1ms）中的物理资源块（Physical Resource Block, PRB</w:t>
            </w:r>
            <w:r>
              <w:rPr>
                <w:rFonts w:hint="eastAsia"/>
                <w:kern w:val="2"/>
                <w:szCs w:val="18"/>
              </w:rPr>
              <w:t>）的使用数量，取值范围为</w:t>
            </w:r>
            <w:r>
              <w:rPr>
                <w:kern w:val="2"/>
                <w:szCs w:val="18"/>
              </w:rPr>
              <w:t>0-100</w:t>
            </w:r>
          </w:p>
        </w:tc>
      </w:tr>
      <w:tr w:rsidR="007810CD" w14:paraId="3C14E07A" w14:textId="77777777" w:rsidTr="000B7243">
        <w:trPr>
          <w:jc w:val="center"/>
        </w:trPr>
        <w:tc>
          <w:tcPr>
            <w:tcW w:w="1598" w:type="dxa"/>
            <w:vMerge w:val="restart"/>
          </w:tcPr>
          <w:p w14:paraId="5B4226B3" w14:textId="77777777" w:rsidR="007810CD" w:rsidRDefault="00F77F8C">
            <w:pPr>
              <w:pStyle w:val="18"/>
              <w:spacing w:line="240" w:lineRule="auto"/>
              <w:rPr>
                <w:rFonts w:hint="eastAsia"/>
                <w:kern w:val="2"/>
                <w:szCs w:val="18"/>
              </w:rPr>
            </w:pPr>
            <w:r>
              <w:rPr>
                <w:kern w:val="2"/>
                <w:szCs w:val="18"/>
              </w:rPr>
              <w:t>WCDMA</w:t>
            </w:r>
          </w:p>
          <w:p w14:paraId="13D38A01" w14:textId="6078D329" w:rsidR="007810CD" w:rsidRDefault="00F77F8C">
            <w:pPr>
              <w:pStyle w:val="18"/>
              <w:spacing w:line="240" w:lineRule="auto"/>
              <w:rPr>
                <w:rFonts w:hint="eastAsia"/>
                <w:kern w:val="2"/>
                <w:szCs w:val="18"/>
              </w:rPr>
            </w:pPr>
            <w:r>
              <w:rPr>
                <w:kern w:val="2"/>
                <w:szCs w:val="18"/>
              </w:rPr>
              <w:t>/TD</w:t>
            </w:r>
            <w:r w:rsidR="008E33C6">
              <w:rPr>
                <w:rFonts w:hint="eastAsia"/>
                <w:kern w:val="2"/>
                <w:szCs w:val="18"/>
              </w:rPr>
              <w:t>-</w:t>
            </w:r>
            <w:r>
              <w:rPr>
                <w:kern w:val="2"/>
                <w:szCs w:val="18"/>
              </w:rPr>
              <w:t>SCDMA</w:t>
            </w:r>
          </w:p>
          <w:p w14:paraId="35620E33" w14:textId="2D85233E" w:rsidR="007810CD" w:rsidRDefault="00F77F8C">
            <w:pPr>
              <w:pStyle w:val="18"/>
              <w:spacing w:line="240" w:lineRule="auto"/>
              <w:rPr>
                <w:rFonts w:hint="eastAsia"/>
                <w:kern w:val="2"/>
                <w:szCs w:val="18"/>
              </w:rPr>
            </w:pPr>
            <w:r>
              <w:rPr>
                <w:kern w:val="2"/>
                <w:szCs w:val="18"/>
              </w:rPr>
              <w:t>/CDMA</w:t>
            </w:r>
          </w:p>
        </w:tc>
        <w:tc>
          <w:tcPr>
            <w:tcW w:w="1701" w:type="dxa"/>
          </w:tcPr>
          <w:p w14:paraId="0DC77919" w14:textId="77777777" w:rsidR="007810CD" w:rsidRDefault="00F77F8C">
            <w:pPr>
              <w:pStyle w:val="18"/>
              <w:spacing w:line="240" w:lineRule="auto"/>
              <w:rPr>
                <w:rFonts w:hint="eastAsia"/>
                <w:kern w:val="2"/>
                <w:szCs w:val="18"/>
              </w:rPr>
            </w:pPr>
            <w:r>
              <w:rPr>
                <w:kern w:val="2"/>
                <w:szCs w:val="18"/>
              </w:rPr>
              <w:t>CDMA频点</w:t>
            </w:r>
          </w:p>
        </w:tc>
        <w:tc>
          <w:tcPr>
            <w:tcW w:w="5936" w:type="dxa"/>
          </w:tcPr>
          <w:p w14:paraId="387D5AE5" w14:textId="77777777" w:rsidR="007810CD" w:rsidRDefault="00F77F8C">
            <w:pPr>
              <w:pStyle w:val="18"/>
              <w:spacing w:line="240" w:lineRule="auto"/>
              <w:rPr>
                <w:rFonts w:hint="eastAsia"/>
                <w:kern w:val="2"/>
                <w:szCs w:val="18"/>
              </w:rPr>
            </w:pPr>
            <w:r>
              <w:rPr>
                <w:rFonts w:hint="eastAsia"/>
                <w:kern w:val="2"/>
                <w:szCs w:val="18"/>
              </w:rPr>
              <w:t>当前基站使用的频点号，标识基站使用的频段</w:t>
            </w:r>
          </w:p>
        </w:tc>
      </w:tr>
      <w:tr w:rsidR="007810CD" w14:paraId="54178E30" w14:textId="77777777" w:rsidTr="000B7243">
        <w:trPr>
          <w:jc w:val="center"/>
        </w:trPr>
        <w:tc>
          <w:tcPr>
            <w:tcW w:w="1598" w:type="dxa"/>
            <w:vMerge/>
          </w:tcPr>
          <w:p w14:paraId="07F487A2" w14:textId="77777777" w:rsidR="007810CD" w:rsidRDefault="007810CD">
            <w:pPr>
              <w:pStyle w:val="18"/>
              <w:spacing w:line="240" w:lineRule="auto"/>
              <w:ind w:firstLine="420"/>
              <w:rPr>
                <w:rFonts w:hint="eastAsia"/>
                <w:kern w:val="2"/>
                <w:szCs w:val="18"/>
              </w:rPr>
            </w:pPr>
          </w:p>
        </w:tc>
        <w:tc>
          <w:tcPr>
            <w:tcW w:w="1701" w:type="dxa"/>
          </w:tcPr>
          <w:p w14:paraId="4B040720" w14:textId="77777777" w:rsidR="007810CD" w:rsidRDefault="00F77F8C">
            <w:pPr>
              <w:pStyle w:val="18"/>
              <w:spacing w:line="240" w:lineRule="auto"/>
              <w:rPr>
                <w:rFonts w:hint="eastAsia"/>
                <w:kern w:val="2"/>
                <w:szCs w:val="18"/>
              </w:rPr>
            </w:pPr>
            <w:r>
              <w:rPr>
                <w:kern w:val="2"/>
                <w:szCs w:val="18"/>
              </w:rPr>
              <w:t>码道利用率</w:t>
            </w:r>
          </w:p>
        </w:tc>
        <w:tc>
          <w:tcPr>
            <w:tcW w:w="5936" w:type="dxa"/>
          </w:tcPr>
          <w:p w14:paraId="74923615" w14:textId="77777777" w:rsidR="007810CD" w:rsidRDefault="00F77F8C">
            <w:pPr>
              <w:pStyle w:val="18"/>
              <w:spacing w:line="240" w:lineRule="auto"/>
              <w:rPr>
                <w:rFonts w:hint="eastAsia"/>
                <w:kern w:val="2"/>
                <w:szCs w:val="18"/>
              </w:rPr>
            </w:pPr>
            <w:r>
              <w:rPr>
                <w:rFonts w:hint="eastAsia"/>
                <w:kern w:val="2"/>
                <w:szCs w:val="18"/>
              </w:rPr>
              <w:t>当前占用的码道数（公用信道</w:t>
            </w:r>
            <w:r>
              <w:rPr>
                <w:kern w:val="2"/>
                <w:szCs w:val="18"/>
              </w:rPr>
              <w:t>+专用信道）的比例。</w:t>
            </w:r>
          </w:p>
          <w:p w14:paraId="2831AD34" w14:textId="77777777" w:rsidR="007810CD" w:rsidRDefault="00F77F8C">
            <w:pPr>
              <w:pStyle w:val="18"/>
              <w:spacing w:line="240" w:lineRule="auto"/>
              <w:rPr>
                <w:rFonts w:hint="eastAsia"/>
                <w:kern w:val="2"/>
                <w:szCs w:val="18"/>
              </w:rPr>
            </w:pPr>
            <w:r>
              <w:rPr>
                <w:kern w:val="2"/>
                <w:position w:val="-24"/>
                <w:sz w:val="20"/>
                <w:szCs w:val="18"/>
              </w:rPr>
              <w:object w:dxaOrig="2713" w:dyaOrig="587" w14:anchorId="6D0296F8">
                <v:shape id="_x0000_i1131" type="#_x0000_t75" style="width:133pt;height:30pt" o:ole="">
                  <v:imagedata r:id="rId202" o:title=""/>
                </v:shape>
                <o:OLEObject Type="Embed" ProgID="Equation.DSMT4" ShapeID="_x0000_i1131" DrawAspect="Content" ObjectID="_1806221334" r:id="rId203"/>
              </w:object>
            </w:r>
          </w:p>
        </w:tc>
      </w:tr>
    </w:tbl>
    <w:p w14:paraId="311D3F0B" w14:textId="77777777" w:rsidR="00F448A6" w:rsidRDefault="00F448A6" w:rsidP="00F448A6">
      <w:pPr>
        <w:pStyle w:val="a5"/>
        <w:ind w:left="0"/>
        <w:outlineLvl w:val="0"/>
      </w:pPr>
      <w:bookmarkStart w:id="387" w:name="_Toc195521568"/>
      <w:r w:rsidRPr="00F448A6">
        <w:rPr>
          <w:rFonts w:hint="eastAsia"/>
        </w:rPr>
        <w:t>公众移动通信使用率评价报告通用要求</w:t>
      </w:r>
      <w:bookmarkEnd w:id="387"/>
    </w:p>
    <w:p w14:paraId="4049B2C6" w14:textId="74A1B539" w:rsidR="00956221" w:rsidRDefault="00956221" w:rsidP="00AF6CDC">
      <w:pPr>
        <w:pStyle w:val="afffffc"/>
      </w:pPr>
      <w:bookmarkStart w:id="388" w:name="_Toc19724053"/>
      <w:r>
        <w:rPr>
          <w:rFonts w:hint="eastAsia"/>
        </w:rPr>
        <w:t>公众移动通信频率使用率评价报告应详细说明该工作开展情况、使用率评价和设备使用情况，以及各项指标的结果并加以分析。</w:t>
      </w:r>
    </w:p>
    <w:p w14:paraId="665C1F5B" w14:textId="77777777" w:rsidR="00956221" w:rsidRDefault="00956221" w:rsidP="00956221">
      <w:pPr>
        <w:pStyle w:val="afffffc"/>
      </w:pPr>
      <w:r>
        <w:rPr>
          <w:rFonts w:hint="eastAsia"/>
        </w:rPr>
        <w:t>评价报告应给出测试的原始数据。</w:t>
      </w:r>
    </w:p>
    <w:p w14:paraId="46789C6C" w14:textId="3ED36B59" w:rsidR="00AF6CDC" w:rsidRDefault="00AF6CDC">
      <w:pPr>
        <w:widowControl/>
        <w:jc w:val="left"/>
        <w:rPr>
          <w:rFonts w:ascii="黑体" w:eastAsia="黑体" w:hAnsi="黑体" w:hint="eastAsia"/>
          <w:kern w:val="0"/>
          <w:szCs w:val="20"/>
        </w:rPr>
      </w:pPr>
      <w:r>
        <w:rPr>
          <w:rFonts w:ascii="黑体" w:eastAsia="黑体" w:hAnsi="黑体"/>
          <w:kern w:val="0"/>
          <w:szCs w:val="20"/>
        </w:rPr>
        <w:br w:type="page"/>
      </w:r>
    </w:p>
    <w:p w14:paraId="2E2F2EF0" w14:textId="43132F12" w:rsidR="00956221" w:rsidRPr="00956221" w:rsidRDefault="00F77F8C" w:rsidP="000B7243">
      <w:pPr>
        <w:pStyle w:val="afffffffa"/>
      </w:pPr>
      <w:bookmarkStart w:id="389" w:name="_Toc166076990"/>
      <w:bookmarkStart w:id="390" w:name="_Toc195521569"/>
      <w:r>
        <w:rPr>
          <w:rFonts w:hint="eastAsia"/>
        </w:rPr>
        <w:lastRenderedPageBreak/>
        <w:t>参 考 文 献</w:t>
      </w:r>
      <w:bookmarkEnd w:id="388"/>
      <w:bookmarkEnd w:id="389"/>
      <w:bookmarkEnd w:id="390"/>
    </w:p>
    <w:p w14:paraId="1DC83AEC" w14:textId="518124E8" w:rsidR="00956221" w:rsidRPr="00A80004" w:rsidRDefault="00956221" w:rsidP="007D17B3">
      <w:pPr>
        <w:pStyle w:val="afffffffffffe"/>
        <w:widowControl/>
        <w:numPr>
          <w:ilvl w:val="0"/>
          <w:numId w:val="21"/>
        </w:numPr>
        <w:tabs>
          <w:tab w:val="center" w:pos="426"/>
          <w:tab w:val="right" w:leader="dot" w:pos="9298"/>
        </w:tabs>
        <w:wordWrap w:val="0"/>
        <w:ind w:firstLine="420"/>
        <w:rPr>
          <w:rFonts w:ascii="宋体" w:hAnsi="宋体" w:hint="eastAsia"/>
          <w:kern w:val="0"/>
          <w:szCs w:val="21"/>
        </w:rPr>
      </w:pPr>
      <w:r w:rsidRPr="00A80004">
        <w:rPr>
          <w:rFonts w:ascii="宋体" w:hAnsi="宋体"/>
          <w:kern w:val="0"/>
          <w:szCs w:val="21"/>
        </w:rPr>
        <w:t>ITU-R S.1001 Use of systems in the fixed-satellite service in the event of natural</w:t>
      </w:r>
      <w:del w:id="391" w:author="D H" w:date="2025-04-14T10:54:00Z" w16du:dateUtc="2025-04-14T02:54:00Z">
        <w:r w:rsidR="003C6A91" w:rsidDel="003C0F26">
          <w:rPr>
            <w:rFonts w:ascii="宋体" w:hAnsi="宋体" w:hint="eastAsia"/>
            <w:kern w:val="0"/>
            <w:szCs w:val="21"/>
          </w:rPr>
          <w:delText>f</w:delText>
        </w:r>
      </w:del>
      <w:r w:rsidRPr="00A80004">
        <w:rPr>
          <w:rFonts w:ascii="宋体" w:hAnsi="宋体"/>
          <w:kern w:val="0"/>
          <w:szCs w:val="21"/>
        </w:rPr>
        <w:t xml:space="preserve"> disasters and similar emergencies for warning and relief operations</w:t>
      </w:r>
    </w:p>
    <w:p w14:paraId="35B7FBA5" w14:textId="648D0915" w:rsidR="007810CD" w:rsidRPr="00A80004" w:rsidRDefault="00F77F8C" w:rsidP="007D17B3">
      <w:pPr>
        <w:pStyle w:val="afffffffffffe"/>
        <w:widowControl/>
        <w:numPr>
          <w:ilvl w:val="0"/>
          <w:numId w:val="21"/>
        </w:numPr>
        <w:tabs>
          <w:tab w:val="center" w:pos="426"/>
          <w:tab w:val="right" w:leader="dot" w:pos="9298"/>
        </w:tabs>
        <w:wordWrap w:val="0"/>
        <w:ind w:firstLine="420"/>
        <w:rPr>
          <w:rFonts w:ascii="宋体" w:hAnsi="宋体" w:hint="eastAsia"/>
          <w:kern w:val="0"/>
          <w:szCs w:val="21"/>
        </w:rPr>
      </w:pPr>
      <w:r w:rsidRPr="00A80004">
        <w:rPr>
          <w:rFonts w:ascii="宋体" w:hAnsi="宋体"/>
          <w:kern w:val="0"/>
          <w:szCs w:val="21"/>
        </w:rPr>
        <w:t>ITU-R SM.1723-2,</w:t>
      </w:r>
      <w:r w:rsidRPr="00A80004">
        <w:rPr>
          <w:rFonts w:ascii="宋体" w:hAnsi="宋体"/>
          <w:bCs/>
          <w:iCs/>
          <w:kern w:val="0"/>
          <w:szCs w:val="21"/>
        </w:rPr>
        <w:t>Recommendation,Mobile spectrum monitoring unit(09/2011)</w:t>
      </w:r>
    </w:p>
    <w:p w14:paraId="6E3DBBBC" w14:textId="201A279D" w:rsidR="007810CD" w:rsidRPr="00A80004" w:rsidRDefault="00F77F8C" w:rsidP="007D17B3">
      <w:pPr>
        <w:pStyle w:val="afffffffffffe"/>
        <w:widowControl/>
        <w:numPr>
          <w:ilvl w:val="0"/>
          <w:numId w:val="21"/>
        </w:numPr>
        <w:tabs>
          <w:tab w:val="center" w:pos="426"/>
          <w:tab w:val="right" w:leader="dot" w:pos="9298"/>
        </w:tabs>
        <w:wordWrap w:val="0"/>
        <w:ind w:firstLine="420"/>
        <w:rPr>
          <w:rFonts w:ascii="宋体" w:hAnsi="宋体" w:hint="eastAsia"/>
          <w:kern w:val="0"/>
          <w:szCs w:val="21"/>
        </w:rPr>
      </w:pPr>
      <w:r w:rsidRPr="00A80004">
        <w:rPr>
          <w:rFonts w:ascii="宋体" w:hAnsi="宋体"/>
          <w:kern w:val="0"/>
          <w:szCs w:val="21"/>
        </w:rPr>
        <w:t>ITU-RSM.1880-2,</w:t>
      </w:r>
      <w:r w:rsidRPr="00A80004">
        <w:rPr>
          <w:rFonts w:ascii="宋体" w:hAnsi="宋体"/>
          <w:bCs/>
          <w:iCs/>
          <w:kern w:val="0"/>
          <w:szCs w:val="21"/>
        </w:rPr>
        <w:t>Recommendation</w:t>
      </w:r>
      <w:r w:rsidRPr="00A80004">
        <w:rPr>
          <w:rFonts w:ascii="宋体" w:hAnsi="宋体"/>
          <w:kern w:val="0"/>
          <w:szCs w:val="21"/>
        </w:rPr>
        <w:t>,Spectrum</w:t>
      </w:r>
      <w:r w:rsidR="005409D6">
        <w:rPr>
          <w:rFonts w:ascii="宋体" w:hAnsi="宋体" w:hint="eastAsia"/>
          <w:kern w:val="0"/>
          <w:szCs w:val="21"/>
        </w:rPr>
        <w:t xml:space="preserve"> </w:t>
      </w:r>
      <w:r w:rsidRPr="00A80004">
        <w:rPr>
          <w:rFonts w:ascii="宋体" w:hAnsi="宋体"/>
          <w:kern w:val="0"/>
          <w:szCs w:val="21"/>
        </w:rPr>
        <w:t>occupancy measurements and evaluation(09/2017)</w:t>
      </w:r>
    </w:p>
    <w:p w14:paraId="5B7E3C6B" w14:textId="58A66B1E" w:rsidR="00956221" w:rsidRPr="00A80004" w:rsidRDefault="00956221" w:rsidP="007D17B3">
      <w:pPr>
        <w:pStyle w:val="afffffffffffe"/>
        <w:widowControl/>
        <w:numPr>
          <w:ilvl w:val="0"/>
          <w:numId w:val="21"/>
        </w:numPr>
        <w:tabs>
          <w:tab w:val="center" w:pos="426"/>
          <w:tab w:val="right" w:leader="dot" w:pos="9298"/>
        </w:tabs>
        <w:wordWrap w:val="0"/>
        <w:ind w:firstLine="420"/>
        <w:rPr>
          <w:rFonts w:ascii="宋体" w:hAnsi="宋体" w:hint="eastAsia"/>
          <w:kern w:val="0"/>
          <w:szCs w:val="21"/>
        </w:rPr>
      </w:pPr>
      <w:r w:rsidRPr="00A80004">
        <w:rPr>
          <w:rFonts w:ascii="宋体" w:hAnsi="宋体"/>
          <w:kern w:val="0"/>
          <w:szCs w:val="21"/>
        </w:rPr>
        <w:t>ITU-R SM.1809 Standard data exchange format for frequency band registrations and measurements at monitoring stations</w:t>
      </w:r>
    </w:p>
    <w:p w14:paraId="5158107C" w14:textId="34776C93" w:rsidR="007810CD" w:rsidRPr="00A80004" w:rsidRDefault="00F77F8C" w:rsidP="007D17B3">
      <w:pPr>
        <w:pStyle w:val="afffffffffffe"/>
        <w:widowControl/>
        <w:numPr>
          <w:ilvl w:val="0"/>
          <w:numId w:val="21"/>
        </w:numPr>
        <w:tabs>
          <w:tab w:val="center" w:pos="426"/>
          <w:tab w:val="right" w:leader="dot" w:pos="9298"/>
        </w:tabs>
        <w:wordWrap w:val="0"/>
        <w:ind w:firstLine="420"/>
        <w:rPr>
          <w:rFonts w:ascii="宋体" w:hAnsi="宋体" w:hint="eastAsia"/>
          <w:kern w:val="0"/>
          <w:szCs w:val="21"/>
        </w:rPr>
      </w:pPr>
      <w:r w:rsidRPr="00A80004">
        <w:rPr>
          <w:rFonts w:ascii="宋体" w:hAnsi="宋体"/>
          <w:kern w:val="0"/>
          <w:szCs w:val="21"/>
        </w:rPr>
        <w:t>ITU-R SM.2256-1,REPORT,Spectrum occupancy measurements and evaluation(08/2016)</w:t>
      </w:r>
    </w:p>
    <w:p w14:paraId="3A7D422F" w14:textId="462E796D" w:rsidR="007810CD" w:rsidRPr="0045309C" w:rsidRDefault="00F77F8C" w:rsidP="007D17B3">
      <w:pPr>
        <w:pStyle w:val="afffffffffffe"/>
        <w:widowControl/>
        <w:numPr>
          <w:ilvl w:val="0"/>
          <w:numId w:val="21"/>
        </w:numPr>
        <w:tabs>
          <w:tab w:val="center" w:pos="426"/>
          <w:tab w:val="right" w:leader="dot" w:pos="9298"/>
        </w:tabs>
        <w:wordWrap w:val="0"/>
        <w:ind w:firstLine="420"/>
        <w:rPr>
          <w:rFonts w:ascii="宋体" w:hAnsi="宋体" w:hint="eastAsia"/>
          <w:kern w:val="0"/>
          <w:szCs w:val="21"/>
        </w:rPr>
      </w:pPr>
      <w:r w:rsidRPr="0045309C">
        <w:rPr>
          <w:rFonts w:ascii="宋体" w:hAnsi="宋体"/>
          <w:kern w:val="0"/>
          <w:szCs w:val="21"/>
        </w:rPr>
        <w:t>3GPP</w:t>
      </w:r>
      <w:r w:rsidR="00B66DE7">
        <w:rPr>
          <w:rFonts w:ascii="宋体" w:hAnsi="宋体"/>
          <w:kern w:val="0"/>
          <w:szCs w:val="21"/>
        </w:rPr>
        <w:t xml:space="preserve"> </w:t>
      </w:r>
      <w:r w:rsidRPr="0045309C">
        <w:rPr>
          <w:rFonts w:ascii="宋体" w:hAnsi="宋体"/>
          <w:kern w:val="0"/>
          <w:szCs w:val="21"/>
        </w:rPr>
        <w:t>TS</w:t>
      </w:r>
      <w:ins w:id="392" w:author="D H" w:date="2025-04-14T10:45:00Z" w16du:dateUtc="2025-04-14T02:45:00Z">
        <w:r w:rsidR="008C3A5B">
          <w:rPr>
            <w:rFonts w:ascii="宋体" w:hAnsi="宋体" w:hint="eastAsia"/>
            <w:kern w:val="0"/>
            <w:szCs w:val="21"/>
          </w:rPr>
          <w:t xml:space="preserve"> </w:t>
        </w:r>
      </w:ins>
      <w:r w:rsidRPr="0045309C">
        <w:rPr>
          <w:rFonts w:ascii="宋体" w:hAnsi="宋体"/>
          <w:kern w:val="0"/>
          <w:szCs w:val="21"/>
        </w:rPr>
        <w:t>34.121,User</w:t>
      </w:r>
      <w:r w:rsidR="00B66DE7">
        <w:rPr>
          <w:rFonts w:ascii="宋体" w:hAnsi="宋体"/>
          <w:kern w:val="0"/>
          <w:szCs w:val="21"/>
        </w:rPr>
        <w:t xml:space="preserve"> </w:t>
      </w:r>
      <w:r w:rsidRPr="0045309C">
        <w:rPr>
          <w:rFonts w:ascii="宋体" w:hAnsi="宋体"/>
          <w:kern w:val="0"/>
          <w:szCs w:val="21"/>
        </w:rPr>
        <w:t>Equipment</w:t>
      </w:r>
      <w:r w:rsidR="00B66DE7">
        <w:rPr>
          <w:rFonts w:ascii="宋体" w:hAnsi="宋体"/>
          <w:kern w:val="0"/>
          <w:szCs w:val="21"/>
        </w:rPr>
        <w:t xml:space="preserve"> </w:t>
      </w:r>
      <w:r w:rsidRPr="0045309C">
        <w:rPr>
          <w:rFonts w:ascii="宋体" w:hAnsi="宋体"/>
          <w:kern w:val="0"/>
          <w:szCs w:val="21"/>
        </w:rPr>
        <w:t>(UE)</w:t>
      </w:r>
      <w:r w:rsidR="00B66DE7">
        <w:rPr>
          <w:rFonts w:ascii="宋体" w:hAnsi="宋体"/>
          <w:kern w:val="0"/>
          <w:szCs w:val="21"/>
        </w:rPr>
        <w:t xml:space="preserve"> </w:t>
      </w:r>
      <w:r w:rsidRPr="0045309C">
        <w:rPr>
          <w:rFonts w:ascii="宋体" w:hAnsi="宋体"/>
          <w:kern w:val="0"/>
          <w:szCs w:val="21"/>
        </w:rPr>
        <w:t>conformance</w:t>
      </w:r>
      <w:r w:rsidR="00B66DE7">
        <w:rPr>
          <w:rFonts w:ascii="宋体" w:hAnsi="宋体"/>
          <w:kern w:val="0"/>
          <w:szCs w:val="21"/>
        </w:rPr>
        <w:t xml:space="preserve"> </w:t>
      </w:r>
      <w:r w:rsidRPr="0045309C">
        <w:rPr>
          <w:rFonts w:ascii="宋体" w:hAnsi="宋体"/>
          <w:kern w:val="0"/>
          <w:szCs w:val="21"/>
        </w:rPr>
        <w:t>specification;</w:t>
      </w:r>
      <w:ins w:id="393" w:author="D H" w:date="2025-04-14T10:54:00Z" w16du:dateUtc="2025-04-14T02:54:00Z">
        <w:r w:rsidR="003C0F26">
          <w:rPr>
            <w:rFonts w:ascii="宋体" w:hAnsi="宋体" w:hint="eastAsia"/>
            <w:kern w:val="0"/>
            <w:szCs w:val="21"/>
          </w:rPr>
          <w:t xml:space="preserve"> </w:t>
        </w:r>
      </w:ins>
      <w:r w:rsidRPr="0045309C">
        <w:rPr>
          <w:rFonts w:ascii="宋体" w:hAnsi="宋体"/>
          <w:kern w:val="0"/>
          <w:szCs w:val="21"/>
        </w:rPr>
        <w:t>Radio</w:t>
      </w:r>
      <w:r w:rsidR="00B66DE7">
        <w:rPr>
          <w:rFonts w:ascii="宋体" w:hAnsi="宋体"/>
          <w:kern w:val="0"/>
          <w:szCs w:val="21"/>
        </w:rPr>
        <w:t xml:space="preserve"> </w:t>
      </w:r>
      <w:r w:rsidRPr="0045309C">
        <w:rPr>
          <w:rFonts w:ascii="宋体" w:hAnsi="宋体"/>
          <w:kern w:val="0"/>
          <w:szCs w:val="21"/>
        </w:rPr>
        <w:t>transmission</w:t>
      </w:r>
      <w:r w:rsidR="00B66DE7">
        <w:rPr>
          <w:rFonts w:ascii="宋体" w:hAnsi="宋体"/>
          <w:kern w:val="0"/>
          <w:szCs w:val="21"/>
        </w:rPr>
        <w:t xml:space="preserve"> </w:t>
      </w:r>
      <w:r w:rsidRPr="0045309C">
        <w:rPr>
          <w:rFonts w:ascii="宋体" w:hAnsi="宋体"/>
          <w:kern w:val="0"/>
          <w:szCs w:val="21"/>
        </w:rPr>
        <w:t>and</w:t>
      </w:r>
      <w:r w:rsidR="00B66DE7">
        <w:rPr>
          <w:rFonts w:ascii="宋体" w:hAnsi="宋体"/>
          <w:kern w:val="0"/>
          <w:szCs w:val="21"/>
        </w:rPr>
        <w:t xml:space="preserve"> </w:t>
      </w:r>
      <w:r w:rsidRPr="0045309C">
        <w:rPr>
          <w:rFonts w:ascii="宋体" w:hAnsi="宋体"/>
          <w:kern w:val="0"/>
          <w:szCs w:val="21"/>
        </w:rPr>
        <w:t>reception(FDD),V8.8.0,2009</w:t>
      </w:r>
    </w:p>
    <w:p w14:paraId="7260D672" w14:textId="1D8881F1" w:rsidR="007810CD" w:rsidRPr="0045309C" w:rsidRDefault="00F77F8C" w:rsidP="007D17B3">
      <w:pPr>
        <w:pStyle w:val="afffffffffffe"/>
        <w:widowControl/>
        <w:numPr>
          <w:ilvl w:val="0"/>
          <w:numId w:val="21"/>
        </w:numPr>
        <w:tabs>
          <w:tab w:val="center" w:pos="426"/>
          <w:tab w:val="right" w:leader="dot" w:pos="9298"/>
        </w:tabs>
        <w:wordWrap w:val="0"/>
        <w:ind w:firstLine="420"/>
        <w:rPr>
          <w:rFonts w:ascii="宋体" w:hAnsi="宋体" w:hint="eastAsia"/>
          <w:kern w:val="0"/>
          <w:szCs w:val="21"/>
        </w:rPr>
      </w:pPr>
      <w:r w:rsidRPr="0045309C">
        <w:rPr>
          <w:rFonts w:ascii="宋体" w:hAnsi="宋体"/>
          <w:kern w:val="0"/>
          <w:szCs w:val="21"/>
        </w:rPr>
        <w:t>3GPP TS</w:t>
      </w:r>
      <w:ins w:id="394" w:author="D H" w:date="2025-04-14T10:45:00Z" w16du:dateUtc="2025-04-14T02:45:00Z">
        <w:r w:rsidR="008C3A5B">
          <w:rPr>
            <w:rFonts w:ascii="宋体" w:hAnsi="宋体" w:hint="eastAsia"/>
            <w:kern w:val="0"/>
            <w:szCs w:val="21"/>
          </w:rPr>
          <w:t xml:space="preserve"> </w:t>
        </w:r>
      </w:ins>
      <w:r w:rsidRPr="0045309C">
        <w:rPr>
          <w:rFonts w:ascii="宋体" w:hAnsi="宋体"/>
          <w:kern w:val="0"/>
          <w:szCs w:val="21"/>
        </w:rPr>
        <w:t>36.211,Evolved Universal Terrestrial Radio Access(E-UTRA);Physical Channels and Modulation,V9.1.0,2010</w:t>
      </w:r>
    </w:p>
    <w:p w14:paraId="080FB74C" w14:textId="363121E0" w:rsidR="007810CD" w:rsidRPr="00A80004" w:rsidRDefault="00F77F8C" w:rsidP="007D17B3">
      <w:pPr>
        <w:pStyle w:val="afffffffffffe"/>
        <w:widowControl/>
        <w:numPr>
          <w:ilvl w:val="0"/>
          <w:numId w:val="21"/>
        </w:numPr>
        <w:tabs>
          <w:tab w:val="center" w:pos="426"/>
          <w:tab w:val="right" w:leader="dot" w:pos="9298"/>
        </w:tabs>
        <w:wordWrap w:val="0"/>
        <w:ind w:firstLine="420"/>
        <w:rPr>
          <w:rFonts w:ascii="宋体" w:hAnsi="宋体" w:hint="eastAsia"/>
          <w:kern w:val="0"/>
          <w:szCs w:val="21"/>
        </w:rPr>
      </w:pPr>
      <w:r w:rsidRPr="00A80004">
        <w:rPr>
          <w:rFonts w:ascii="宋体" w:hAnsi="宋体"/>
          <w:kern w:val="0"/>
          <w:szCs w:val="21"/>
        </w:rPr>
        <w:t>3GPP TS</w:t>
      </w:r>
      <w:ins w:id="395" w:author="D H" w:date="2025-04-14T10:45:00Z" w16du:dateUtc="2025-04-14T02:45:00Z">
        <w:r w:rsidR="008C3A5B">
          <w:rPr>
            <w:rFonts w:ascii="宋体" w:hAnsi="宋体" w:hint="eastAsia"/>
            <w:kern w:val="0"/>
            <w:szCs w:val="21"/>
          </w:rPr>
          <w:t xml:space="preserve"> </w:t>
        </w:r>
      </w:ins>
      <w:r w:rsidRPr="00A80004">
        <w:rPr>
          <w:rFonts w:ascii="宋体" w:hAnsi="宋体"/>
          <w:kern w:val="0"/>
          <w:szCs w:val="21"/>
        </w:rPr>
        <w:t>36.212,Evolved Universal Terrestrial Radio Access(E-UTRA);Multiplexing and channel coding,V9.4.0,2011</w:t>
      </w:r>
    </w:p>
    <w:p w14:paraId="5DF79707" w14:textId="4834C307" w:rsidR="007810CD" w:rsidRPr="0045309C" w:rsidRDefault="00F77F8C" w:rsidP="007D17B3">
      <w:pPr>
        <w:pStyle w:val="afffffffffffe"/>
        <w:widowControl/>
        <w:numPr>
          <w:ilvl w:val="0"/>
          <w:numId w:val="21"/>
        </w:numPr>
        <w:tabs>
          <w:tab w:val="center" w:pos="426"/>
          <w:tab w:val="right" w:leader="dot" w:pos="9298"/>
        </w:tabs>
        <w:wordWrap w:val="0"/>
        <w:ind w:firstLine="420"/>
        <w:rPr>
          <w:rFonts w:ascii="宋体" w:hAnsi="宋体" w:hint="eastAsia"/>
          <w:kern w:val="0"/>
          <w:szCs w:val="21"/>
        </w:rPr>
      </w:pPr>
      <w:r w:rsidRPr="0045309C">
        <w:rPr>
          <w:rFonts w:ascii="宋体" w:hAnsi="宋体"/>
          <w:kern w:val="0"/>
          <w:szCs w:val="21"/>
        </w:rPr>
        <w:t>3GPP TS</w:t>
      </w:r>
      <w:ins w:id="396" w:author="D H" w:date="2025-04-14T10:45:00Z" w16du:dateUtc="2025-04-14T02:45:00Z">
        <w:r w:rsidR="008C3A5B">
          <w:rPr>
            <w:rFonts w:ascii="宋体" w:hAnsi="宋体" w:hint="eastAsia"/>
            <w:kern w:val="0"/>
            <w:szCs w:val="21"/>
          </w:rPr>
          <w:t xml:space="preserve"> </w:t>
        </w:r>
      </w:ins>
      <w:r w:rsidRPr="0045309C">
        <w:rPr>
          <w:rFonts w:ascii="宋体" w:hAnsi="宋体"/>
          <w:kern w:val="0"/>
          <w:szCs w:val="21"/>
        </w:rPr>
        <w:t>45.003,GSM/EDGE Channel coding,V15.2.0,2019</w:t>
      </w:r>
    </w:p>
    <w:p w14:paraId="7E69DF20" w14:textId="6F8F4C56" w:rsidR="007810CD" w:rsidRPr="0045309C" w:rsidRDefault="00F77F8C" w:rsidP="007D17B3">
      <w:pPr>
        <w:pStyle w:val="afffffffffffe"/>
        <w:widowControl/>
        <w:numPr>
          <w:ilvl w:val="0"/>
          <w:numId w:val="21"/>
        </w:numPr>
        <w:tabs>
          <w:tab w:val="center" w:pos="426"/>
          <w:tab w:val="right" w:leader="dot" w:pos="9298"/>
        </w:tabs>
        <w:wordWrap w:val="0"/>
        <w:ind w:firstLine="420"/>
        <w:rPr>
          <w:rFonts w:ascii="宋体" w:hAnsi="宋体" w:hint="eastAsia"/>
          <w:kern w:val="0"/>
          <w:szCs w:val="21"/>
        </w:rPr>
      </w:pPr>
      <w:r w:rsidRPr="0045309C">
        <w:rPr>
          <w:rFonts w:ascii="宋体" w:hAnsi="宋体"/>
          <w:kern w:val="0"/>
          <w:szCs w:val="21"/>
        </w:rPr>
        <w:t>3GPP TS</w:t>
      </w:r>
      <w:ins w:id="397" w:author="D H" w:date="2025-04-14T10:45:00Z" w16du:dateUtc="2025-04-14T02:45:00Z">
        <w:r w:rsidR="008C3A5B">
          <w:rPr>
            <w:rFonts w:ascii="宋体" w:hAnsi="宋体" w:hint="eastAsia"/>
            <w:kern w:val="0"/>
            <w:szCs w:val="21"/>
          </w:rPr>
          <w:t xml:space="preserve"> </w:t>
        </w:r>
      </w:ins>
      <w:r w:rsidRPr="0045309C">
        <w:rPr>
          <w:rFonts w:ascii="宋体" w:hAnsi="宋体"/>
          <w:kern w:val="0"/>
          <w:szCs w:val="21"/>
        </w:rPr>
        <w:t>45.004,GSM/EDGE Modulation,V16.0.0,2019</w:t>
      </w:r>
    </w:p>
    <w:p w14:paraId="02941BB6" w14:textId="77777777" w:rsidR="008E33C6" w:rsidRPr="0045309C" w:rsidRDefault="008E33C6" w:rsidP="007D17B3">
      <w:pPr>
        <w:pStyle w:val="afffffffffffe"/>
        <w:widowControl/>
        <w:numPr>
          <w:ilvl w:val="0"/>
          <w:numId w:val="21"/>
        </w:numPr>
        <w:tabs>
          <w:tab w:val="center" w:pos="426"/>
          <w:tab w:val="right" w:leader="dot" w:pos="9298"/>
        </w:tabs>
        <w:wordWrap w:val="0"/>
        <w:ind w:firstLine="420"/>
        <w:rPr>
          <w:rFonts w:ascii="宋体" w:hAnsi="宋体" w:hint="eastAsia"/>
          <w:kern w:val="0"/>
          <w:szCs w:val="21"/>
        </w:rPr>
      </w:pPr>
      <w:r w:rsidRPr="0045309C">
        <w:rPr>
          <w:rFonts w:ascii="宋体" w:hAnsi="宋体" w:hint="eastAsia"/>
          <w:kern w:val="0"/>
          <w:szCs w:val="21"/>
        </w:rPr>
        <w:t>工信部无〔2016〕379号《无线电频率占用度测量要求及方法》</w:t>
      </w:r>
    </w:p>
    <w:p w14:paraId="06F7C2AD" w14:textId="77777777" w:rsidR="008E33C6" w:rsidRPr="0045309C" w:rsidRDefault="008E33C6" w:rsidP="007D17B3">
      <w:pPr>
        <w:pStyle w:val="afffffffffffe"/>
        <w:widowControl/>
        <w:numPr>
          <w:ilvl w:val="0"/>
          <w:numId w:val="21"/>
        </w:numPr>
        <w:tabs>
          <w:tab w:val="center" w:pos="426"/>
          <w:tab w:val="right" w:leader="dot" w:pos="9298"/>
        </w:tabs>
        <w:wordWrap w:val="0"/>
        <w:ind w:firstLine="420"/>
        <w:rPr>
          <w:rFonts w:ascii="宋体" w:hAnsi="宋体" w:hint="eastAsia"/>
          <w:kern w:val="0"/>
          <w:szCs w:val="21"/>
        </w:rPr>
      </w:pPr>
      <w:r w:rsidRPr="0045309C">
        <w:rPr>
          <w:rFonts w:ascii="宋体" w:hAnsi="宋体" w:hint="eastAsia"/>
          <w:kern w:val="0"/>
          <w:szCs w:val="21"/>
        </w:rPr>
        <w:t>工信</w:t>
      </w:r>
      <w:r w:rsidRPr="0045309C">
        <w:rPr>
          <w:rFonts w:ascii="宋体" w:hAnsi="宋体"/>
          <w:kern w:val="0"/>
          <w:szCs w:val="21"/>
        </w:rPr>
        <w:t>部</w:t>
      </w:r>
      <w:r w:rsidRPr="0045309C">
        <w:rPr>
          <w:rFonts w:ascii="宋体" w:hint="eastAsia"/>
          <w:kern w:val="0"/>
          <w:szCs w:val="21"/>
        </w:rPr>
        <w:t>〔</w:t>
      </w:r>
      <w:r w:rsidRPr="0045309C">
        <w:rPr>
          <w:rFonts w:ascii="宋体"/>
          <w:kern w:val="0"/>
          <w:szCs w:val="21"/>
        </w:rPr>
        <w:t>2017</w:t>
      </w:r>
      <w:r w:rsidRPr="0045309C">
        <w:rPr>
          <w:rFonts w:ascii="宋体" w:hint="eastAsia"/>
          <w:kern w:val="0"/>
          <w:szCs w:val="21"/>
        </w:rPr>
        <w:t>〕</w:t>
      </w:r>
      <w:r w:rsidRPr="0045309C">
        <w:rPr>
          <w:rFonts w:ascii="宋体" w:hAnsi="宋体"/>
          <w:kern w:val="0"/>
          <w:szCs w:val="21"/>
        </w:rPr>
        <w:t>令第</w:t>
      </w:r>
      <w:r w:rsidRPr="0045309C">
        <w:rPr>
          <w:rFonts w:ascii="宋体" w:hAnsi="宋体" w:hint="eastAsia"/>
          <w:kern w:val="0"/>
          <w:szCs w:val="21"/>
        </w:rPr>
        <w:t>40</w:t>
      </w:r>
      <w:r w:rsidRPr="0045309C">
        <w:rPr>
          <w:rFonts w:ascii="宋体" w:hAnsi="宋体"/>
          <w:kern w:val="0"/>
          <w:szCs w:val="21"/>
        </w:rPr>
        <w:t>号</w:t>
      </w:r>
      <w:r w:rsidRPr="0045309C">
        <w:rPr>
          <w:rFonts w:ascii="宋体" w:hAnsi="宋体" w:hint="eastAsia"/>
          <w:kern w:val="0"/>
          <w:szCs w:val="21"/>
        </w:rPr>
        <w:t>《无线电频率使用许可管理办法》</w:t>
      </w:r>
    </w:p>
    <w:p w14:paraId="69F42B1C" w14:textId="77777777" w:rsidR="008E33C6" w:rsidRPr="0045309C" w:rsidRDefault="008E33C6" w:rsidP="007D17B3">
      <w:pPr>
        <w:pStyle w:val="afffffffffffe"/>
        <w:widowControl/>
        <w:numPr>
          <w:ilvl w:val="0"/>
          <w:numId w:val="21"/>
        </w:numPr>
        <w:tabs>
          <w:tab w:val="center" w:pos="426"/>
          <w:tab w:val="right" w:leader="dot" w:pos="9298"/>
        </w:tabs>
        <w:wordWrap w:val="0"/>
        <w:ind w:firstLine="420"/>
        <w:rPr>
          <w:rFonts w:ascii="宋体" w:hAnsi="宋体" w:hint="eastAsia"/>
          <w:kern w:val="0"/>
          <w:szCs w:val="21"/>
        </w:rPr>
      </w:pPr>
      <w:r w:rsidRPr="0045309C">
        <w:rPr>
          <w:rFonts w:ascii="宋体" w:hint="eastAsia"/>
          <w:kern w:val="0"/>
          <w:szCs w:val="21"/>
        </w:rPr>
        <w:t>工信部无〔</w:t>
      </w:r>
      <w:r w:rsidRPr="0045309C">
        <w:rPr>
          <w:rFonts w:ascii="宋体"/>
          <w:kern w:val="0"/>
          <w:szCs w:val="21"/>
        </w:rPr>
        <w:t>2017</w:t>
      </w:r>
      <w:r w:rsidRPr="0045309C">
        <w:rPr>
          <w:rFonts w:ascii="宋体" w:hint="eastAsia"/>
          <w:kern w:val="0"/>
          <w:szCs w:val="21"/>
        </w:rPr>
        <w:t>〕</w:t>
      </w:r>
      <w:r w:rsidRPr="0045309C">
        <w:rPr>
          <w:rFonts w:ascii="宋体"/>
          <w:kern w:val="0"/>
          <w:szCs w:val="21"/>
        </w:rPr>
        <w:t>322</w:t>
      </w:r>
      <w:r w:rsidRPr="0045309C">
        <w:rPr>
          <w:rFonts w:ascii="宋体" w:hint="eastAsia"/>
          <w:kern w:val="0"/>
          <w:szCs w:val="21"/>
        </w:rPr>
        <w:t>号《无线电频率使用率要求及核查管理暂行规定》</w:t>
      </w:r>
    </w:p>
    <w:p w14:paraId="5726ADD9" w14:textId="664ACB16" w:rsidR="008E33C6" w:rsidRPr="0045309C" w:rsidRDefault="008E33C6" w:rsidP="007D17B3">
      <w:pPr>
        <w:pStyle w:val="afffffffffffe"/>
        <w:widowControl/>
        <w:numPr>
          <w:ilvl w:val="0"/>
          <w:numId w:val="21"/>
        </w:numPr>
        <w:tabs>
          <w:tab w:val="center" w:pos="426"/>
          <w:tab w:val="right" w:leader="dot" w:pos="9298"/>
        </w:tabs>
        <w:wordWrap w:val="0"/>
        <w:ind w:firstLine="420"/>
        <w:rPr>
          <w:rFonts w:ascii="宋体"/>
          <w:kern w:val="0"/>
          <w:szCs w:val="21"/>
        </w:rPr>
      </w:pPr>
      <w:r w:rsidRPr="0045309C">
        <w:rPr>
          <w:rFonts w:ascii="宋体" w:hint="eastAsia"/>
          <w:kern w:val="0"/>
          <w:szCs w:val="21"/>
        </w:rPr>
        <w:t>工信部〔</w:t>
      </w:r>
      <w:r w:rsidR="005111BB" w:rsidRPr="0045309C">
        <w:rPr>
          <w:rFonts w:ascii="宋体"/>
          <w:kern w:val="0"/>
          <w:szCs w:val="21"/>
        </w:rPr>
        <w:t>20</w:t>
      </w:r>
      <w:r w:rsidR="005111BB">
        <w:rPr>
          <w:rFonts w:ascii="宋体" w:hint="eastAsia"/>
          <w:kern w:val="0"/>
          <w:szCs w:val="21"/>
        </w:rPr>
        <w:t>23</w:t>
      </w:r>
      <w:r w:rsidRPr="0045309C">
        <w:rPr>
          <w:rFonts w:ascii="宋体" w:hint="eastAsia"/>
          <w:kern w:val="0"/>
          <w:szCs w:val="21"/>
        </w:rPr>
        <w:t>〕</w:t>
      </w:r>
      <w:r w:rsidRPr="0045309C">
        <w:rPr>
          <w:rFonts w:ascii="宋体" w:hAnsi="宋体"/>
          <w:kern w:val="0"/>
          <w:szCs w:val="21"/>
        </w:rPr>
        <w:t>令</w:t>
      </w:r>
      <w:r w:rsidR="005111BB" w:rsidRPr="0045309C">
        <w:rPr>
          <w:rFonts w:ascii="宋体" w:hAnsi="宋体"/>
          <w:kern w:val="0"/>
          <w:szCs w:val="21"/>
        </w:rPr>
        <w:t>第</w:t>
      </w:r>
      <w:r w:rsidR="005111BB">
        <w:rPr>
          <w:rFonts w:ascii="宋体" w:hAnsi="宋体" w:hint="eastAsia"/>
          <w:kern w:val="0"/>
          <w:szCs w:val="21"/>
        </w:rPr>
        <w:t>62</w:t>
      </w:r>
      <w:r w:rsidRPr="0045309C">
        <w:rPr>
          <w:rFonts w:ascii="宋体" w:hAnsi="宋体"/>
          <w:kern w:val="0"/>
          <w:szCs w:val="21"/>
        </w:rPr>
        <w:t>号</w:t>
      </w:r>
      <w:r w:rsidRPr="0045309C">
        <w:rPr>
          <w:rFonts w:ascii="宋体" w:hint="eastAsia"/>
          <w:kern w:val="0"/>
          <w:szCs w:val="21"/>
        </w:rPr>
        <w:t>《中华人民共和国无线电频率划分规定》</w:t>
      </w:r>
    </w:p>
    <w:p w14:paraId="01E842D7" w14:textId="77777777" w:rsidR="008E33C6" w:rsidRPr="0045309C" w:rsidRDefault="008E33C6" w:rsidP="007D17B3">
      <w:pPr>
        <w:pStyle w:val="afffffffffffe"/>
        <w:widowControl/>
        <w:numPr>
          <w:ilvl w:val="0"/>
          <w:numId w:val="21"/>
        </w:numPr>
        <w:tabs>
          <w:tab w:val="center" w:pos="426"/>
          <w:tab w:val="right" w:leader="dot" w:pos="9298"/>
        </w:tabs>
        <w:wordWrap w:val="0"/>
        <w:ind w:firstLine="420"/>
        <w:rPr>
          <w:rFonts w:ascii="宋体" w:hAnsi="宋体" w:hint="eastAsia"/>
          <w:kern w:val="0"/>
          <w:szCs w:val="21"/>
        </w:rPr>
      </w:pPr>
      <w:r w:rsidRPr="0045309C">
        <w:rPr>
          <w:rFonts w:ascii="宋体" w:hAnsi="宋体" w:hint="eastAsia"/>
          <w:kern w:val="0"/>
          <w:szCs w:val="21"/>
        </w:rPr>
        <w:t>国务院、中央军委</w:t>
      </w:r>
      <w:r w:rsidRPr="0045309C">
        <w:rPr>
          <w:rFonts w:ascii="宋体" w:hint="eastAsia"/>
          <w:kern w:val="0"/>
          <w:szCs w:val="21"/>
        </w:rPr>
        <w:t>〔2016〕令第672号</w:t>
      </w:r>
      <w:r w:rsidRPr="0045309C">
        <w:rPr>
          <w:rFonts w:ascii="宋体" w:hAnsi="宋体" w:hint="eastAsia"/>
          <w:kern w:val="0"/>
          <w:szCs w:val="21"/>
        </w:rPr>
        <w:t>《中华人民共和国无线电管理条例》（修订）</w:t>
      </w:r>
    </w:p>
    <w:p w14:paraId="19E87DD7" w14:textId="74CA51E4" w:rsidR="007810CD" w:rsidRDefault="00F77F8C">
      <w:pPr>
        <w:pStyle w:val="afffffc"/>
      </w:pPr>
      <w:r>
        <w:rPr>
          <w:rFonts w:hAnsi="宋体"/>
          <w:szCs w:val="21"/>
        </w:rPr>
        <w:t xml:space="preserve"> </w:t>
      </w:r>
    </w:p>
    <w:bookmarkEnd w:id="264"/>
    <w:p w14:paraId="073058B5" w14:textId="77777777" w:rsidR="007810CD" w:rsidRDefault="00F77F8C">
      <w:pPr>
        <w:pStyle w:val="afffffc"/>
        <w:ind w:firstLineChars="0" w:firstLine="0"/>
        <w:jc w:val="center"/>
      </w:pPr>
      <w:r>
        <w:t>—————————</w:t>
      </w:r>
    </w:p>
    <w:sectPr w:rsidR="007810CD" w:rsidSect="007D4AEE">
      <w:footerReference w:type="even" r:id="rId204"/>
      <w:pgSz w:w="11906" w:h="16838" w:code="9"/>
      <w:pgMar w:top="567" w:right="1134" w:bottom="1134" w:left="1418" w:header="1417" w:footer="1134" w:gutter="0"/>
      <w:pgNumType w:start="1"/>
      <w:cols w:space="425"/>
      <w:formProt w:val="0"/>
      <w:docGrid w:type="lines" w:linePitch="31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8B75F" w14:textId="77777777" w:rsidR="00F169D9" w:rsidRDefault="00F169D9">
      <w:r>
        <w:separator/>
      </w:r>
    </w:p>
  </w:endnote>
  <w:endnote w:type="continuationSeparator" w:id="0">
    <w:p w14:paraId="3E498736" w14:textId="77777777" w:rsidR="00F169D9" w:rsidRDefault="00F16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TimesNewRomanPSM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楷体_GB2312">
    <w:altName w:val="微软雅黑"/>
    <w:charset w:val="86"/>
    <w:family w:val="auto"/>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81F62" w14:textId="7EDD111F" w:rsidR="006B2624" w:rsidRPr="00992024" w:rsidRDefault="006B2624" w:rsidP="00DD7129">
    <w:pPr>
      <w:pStyle w:val="affffffe"/>
      <w:rPr>
        <w:noProof/>
      </w:rPr>
    </w:pPr>
    <w:r>
      <w:rPr>
        <w:noProof/>
      </w:rPr>
      <w:fldChar w:fldCharType="begin"/>
    </w:r>
    <w:r>
      <w:rPr>
        <w:noProof/>
      </w:rPr>
      <w:instrText>PAGE   \* MERGEFORMAT</w:instrText>
    </w:r>
    <w:r>
      <w:rPr>
        <w:noProof/>
      </w:rPr>
      <w:fldChar w:fldCharType="separate"/>
    </w:r>
    <w:r w:rsidR="00707615">
      <w:rPr>
        <w:noProof/>
      </w:rPr>
      <w:t>II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1D0FF" w14:textId="77777777" w:rsidR="00DE7BEC" w:rsidRPr="00992024" w:rsidRDefault="00DE7BEC" w:rsidP="00CE0591">
    <w:pPr>
      <w:pStyle w:val="affffffe"/>
      <w:jc w:val="left"/>
      <w:rPr>
        <w:noProof/>
      </w:rPr>
    </w:pPr>
    <w:r>
      <w:rPr>
        <w:noProof/>
      </w:rPr>
      <w:fldChar w:fldCharType="begin"/>
    </w:r>
    <w:r>
      <w:rPr>
        <w:noProof/>
      </w:rPr>
      <w:instrText>PAGE   \* MERGEFORMAT</w:instrText>
    </w:r>
    <w:r>
      <w:rPr>
        <w:noProof/>
      </w:rPr>
      <w:fldChar w:fldCharType="separate"/>
    </w:r>
    <w:r w:rsidR="00442BD5">
      <w:rPr>
        <w:noProof/>
      </w:rPr>
      <w:t>II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AD5A9" w14:textId="64B78110" w:rsidR="006B2624" w:rsidRDefault="006B2624">
    <w:pPr>
      <w:pStyle w:val="affffffe"/>
    </w:pPr>
    <w:r>
      <w:fldChar w:fldCharType="begin"/>
    </w:r>
    <w:r>
      <w:instrText xml:space="preserve"> PAGE  \* MERGEFORMAT </w:instrText>
    </w:r>
    <w:r>
      <w:fldChar w:fldCharType="separate"/>
    </w:r>
    <w:r w:rsidR="00442BD5">
      <w:rPr>
        <w:noProof/>
      </w:rP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8FEF" w14:textId="337A3134" w:rsidR="006B2624" w:rsidRPr="00992024" w:rsidRDefault="006B2624" w:rsidP="00DD7129">
    <w:pPr>
      <w:pStyle w:val="affffffe"/>
      <w:ind w:firstLineChars="100" w:firstLine="180"/>
      <w:jc w:val="left"/>
      <w:rPr>
        <w:noProof/>
      </w:rPr>
    </w:pPr>
    <w:r>
      <w:rPr>
        <w:noProof/>
      </w:rPr>
      <w:fldChar w:fldCharType="begin"/>
    </w:r>
    <w:r>
      <w:rPr>
        <w:noProof/>
      </w:rPr>
      <w:instrText>PAGE   \* MERGEFORMAT</w:instrText>
    </w:r>
    <w:r>
      <w:rPr>
        <w:noProof/>
      </w:rPr>
      <w:fldChar w:fldCharType="separate"/>
    </w:r>
    <w:r w:rsidR="00442BD5">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28490" w14:textId="77777777" w:rsidR="00F169D9" w:rsidRDefault="00F169D9">
      <w:r>
        <w:separator/>
      </w:r>
    </w:p>
  </w:footnote>
  <w:footnote w:type="continuationSeparator" w:id="0">
    <w:p w14:paraId="231D7D0C" w14:textId="77777777" w:rsidR="00F169D9" w:rsidRDefault="00F169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D48C0" w14:textId="3CAB7618" w:rsidR="006B2624" w:rsidRDefault="006B2624" w:rsidP="00DD7129">
    <w:pPr>
      <w:pStyle w:val="afffffff"/>
    </w:pPr>
    <w:r w:rsidRPr="00466966">
      <w:rPr>
        <w:rFonts w:ascii="Times New Roman"/>
        <w:b/>
        <w:bCs/>
      </w:rPr>
      <w:t>GB/T</w:t>
    </w:r>
    <w:r w:rsidRPr="00992024">
      <w:t xml:space="preserve"> XXXXX</w:t>
    </w:r>
    <w:r w:rsidRPr="00992024">
      <w:t>—</w:t>
    </w:r>
    <w:r w:rsidRPr="00992024">
      <w:t>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4AFE" w14:textId="77777777" w:rsidR="00DE7BEC" w:rsidRPr="00CE0591" w:rsidRDefault="00DE7BEC" w:rsidP="00CE0591">
    <w:pPr>
      <w:pStyle w:val="afffffff"/>
      <w:jc w:val="left"/>
      <w:rPr>
        <w:rFonts w:hAnsi="黑体" w:hint="eastAsia"/>
      </w:rPr>
    </w:pPr>
    <w:r w:rsidRPr="00CE0591">
      <w:rPr>
        <w:rFonts w:hAnsi="黑体"/>
      </w:rPr>
      <w:t>GB/T XXXXX—XXXX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77A76" w14:textId="77777777" w:rsidR="006B2624" w:rsidRPr="00CE0591" w:rsidRDefault="006B2624">
    <w:pPr>
      <w:pStyle w:val="afffffff"/>
      <w:rPr>
        <w:rFonts w:hAnsi="黑体" w:hint="eastAsia"/>
      </w:rPr>
    </w:pPr>
    <w:bookmarkStart w:id="197" w:name="_Hlk152152353"/>
    <w:bookmarkStart w:id="198" w:name="_Hlk152152354"/>
    <w:bookmarkStart w:id="199" w:name="_Hlk152152355"/>
    <w:bookmarkStart w:id="200" w:name="_Hlk152152356"/>
    <w:bookmarkStart w:id="201" w:name="_Hlk152152357"/>
    <w:bookmarkStart w:id="202" w:name="_Hlk152152358"/>
    <w:bookmarkStart w:id="203" w:name="_Hlk152155274"/>
    <w:bookmarkStart w:id="204" w:name="_Hlk152155275"/>
    <w:bookmarkStart w:id="205" w:name="_Hlk152155276"/>
    <w:bookmarkStart w:id="206" w:name="_Hlk152155277"/>
    <w:bookmarkStart w:id="207" w:name="_Hlk152155278"/>
    <w:bookmarkStart w:id="208" w:name="_Hlk152155279"/>
    <w:bookmarkStart w:id="209" w:name="_Hlk152155280"/>
    <w:bookmarkStart w:id="210" w:name="_Hlk152155281"/>
    <w:bookmarkStart w:id="211" w:name="_Hlk152155282"/>
    <w:bookmarkStart w:id="212" w:name="_Hlk152155283"/>
    <w:bookmarkStart w:id="213" w:name="_Hlk152155284"/>
    <w:bookmarkStart w:id="214" w:name="_Hlk152155285"/>
    <w:r w:rsidRPr="00CE0591">
      <w:rPr>
        <w:rFonts w:hAnsi="黑体"/>
      </w:rPr>
      <w:t>GB/T XXXXX—XXXX</w:t>
    </w:r>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5CD"/>
    <w:multiLevelType w:val="multilevel"/>
    <w:tmpl w:val="040A15CD"/>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pStyle w:val="a"/>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 w15:restartNumberingAfterBreak="0">
    <w:nsid w:val="079102AD"/>
    <w:multiLevelType w:val="multilevel"/>
    <w:tmpl w:val="079102AD"/>
    <w:lvl w:ilvl="0">
      <w:start w:val="1"/>
      <w:numFmt w:val="decimal"/>
      <w:pStyle w:val="a0"/>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left" w:pos="0"/>
        </w:tabs>
        <w:ind w:left="992" w:hanging="629"/>
      </w:pPr>
      <w:rPr>
        <w:rFonts w:hint="eastAsia"/>
      </w:rPr>
    </w:lvl>
    <w:lvl w:ilvl="2">
      <w:start w:val="1"/>
      <w:numFmt w:val="lowerRoman"/>
      <w:lvlText w:val="%3."/>
      <w:lvlJc w:val="right"/>
      <w:pPr>
        <w:tabs>
          <w:tab w:val="left" w:pos="0"/>
        </w:tabs>
        <w:ind w:left="992" w:hanging="629"/>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2" w15:restartNumberingAfterBreak="0">
    <w:nsid w:val="093C6778"/>
    <w:multiLevelType w:val="multilevel"/>
    <w:tmpl w:val="093C6778"/>
    <w:lvl w:ilvl="0">
      <w:start w:val="1"/>
      <w:numFmt w:val="decimal"/>
      <w:pStyle w:val="a1"/>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 w15:restartNumberingAfterBreak="0">
    <w:nsid w:val="0A58017B"/>
    <w:multiLevelType w:val="hybridMultilevel"/>
    <w:tmpl w:val="AD7E7136"/>
    <w:lvl w:ilvl="0" w:tplc="E6420E10">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AE367E9"/>
    <w:multiLevelType w:val="multilevel"/>
    <w:tmpl w:val="0AE367E9"/>
    <w:lvl w:ilvl="0">
      <w:start w:val="1"/>
      <w:numFmt w:val="none"/>
      <w:pStyle w:val="a2"/>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left" w:pos="363"/>
        </w:tabs>
        <w:ind w:left="0" w:firstLine="363"/>
      </w:pPr>
      <w:rPr>
        <w:rFonts w:hint="eastAsia"/>
      </w:rPr>
    </w:lvl>
    <w:lvl w:ilvl="2">
      <w:start w:val="1"/>
      <w:numFmt w:val="lowerRoman"/>
      <w:lvlText w:val="%3."/>
      <w:lvlJc w:val="right"/>
      <w:pPr>
        <w:tabs>
          <w:tab w:val="left" w:pos="363"/>
        </w:tabs>
        <w:ind w:left="0" w:firstLine="363"/>
      </w:pPr>
      <w:rPr>
        <w:rFonts w:hint="eastAsia"/>
      </w:rPr>
    </w:lvl>
    <w:lvl w:ilvl="3">
      <w:start w:val="1"/>
      <w:numFmt w:val="decimal"/>
      <w:lvlText w:val="%4."/>
      <w:lvlJc w:val="left"/>
      <w:pPr>
        <w:tabs>
          <w:tab w:val="left" w:pos="363"/>
        </w:tabs>
        <w:ind w:left="0" w:firstLine="363"/>
      </w:pPr>
      <w:rPr>
        <w:rFonts w:hint="eastAsia"/>
      </w:rPr>
    </w:lvl>
    <w:lvl w:ilvl="4">
      <w:start w:val="1"/>
      <w:numFmt w:val="lowerLetter"/>
      <w:lvlText w:val="%5)"/>
      <w:lvlJc w:val="left"/>
      <w:pPr>
        <w:tabs>
          <w:tab w:val="left" w:pos="363"/>
        </w:tabs>
        <w:ind w:left="0" w:firstLine="363"/>
      </w:pPr>
      <w:rPr>
        <w:rFonts w:hint="eastAsia"/>
      </w:rPr>
    </w:lvl>
    <w:lvl w:ilvl="5">
      <w:start w:val="1"/>
      <w:numFmt w:val="lowerRoman"/>
      <w:lvlText w:val="%6."/>
      <w:lvlJc w:val="right"/>
      <w:pPr>
        <w:tabs>
          <w:tab w:val="left" w:pos="363"/>
        </w:tabs>
        <w:ind w:left="0" w:firstLine="363"/>
      </w:pPr>
      <w:rPr>
        <w:rFonts w:hint="eastAsia"/>
      </w:rPr>
    </w:lvl>
    <w:lvl w:ilvl="6">
      <w:start w:val="1"/>
      <w:numFmt w:val="decimal"/>
      <w:lvlText w:val="%7."/>
      <w:lvlJc w:val="left"/>
      <w:pPr>
        <w:tabs>
          <w:tab w:val="left" w:pos="363"/>
        </w:tabs>
        <w:ind w:left="0" w:firstLine="363"/>
      </w:pPr>
      <w:rPr>
        <w:rFonts w:hint="eastAsia"/>
      </w:rPr>
    </w:lvl>
    <w:lvl w:ilvl="7">
      <w:start w:val="1"/>
      <w:numFmt w:val="lowerLetter"/>
      <w:lvlText w:val="%8)"/>
      <w:lvlJc w:val="left"/>
      <w:pPr>
        <w:tabs>
          <w:tab w:val="left" w:pos="363"/>
        </w:tabs>
        <w:ind w:left="0" w:firstLine="363"/>
      </w:pPr>
      <w:rPr>
        <w:rFonts w:hint="eastAsia"/>
      </w:rPr>
    </w:lvl>
    <w:lvl w:ilvl="8">
      <w:start w:val="1"/>
      <w:numFmt w:val="lowerRoman"/>
      <w:lvlText w:val="%9."/>
      <w:lvlJc w:val="right"/>
      <w:pPr>
        <w:tabs>
          <w:tab w:val="left" w:pos="363"/>
        </w:tabs>
        <w:ind w:left="0" w:firstLine="363"/>
      </w:pPr>
      <w:rPr>
        <w:rFonts w:hint="eastAsia"/>
      </w:rPr>
    </w:lvl>
  </w:abstractNum>
  <w:abstractNum w:abstractNumId="5" w15:restartNumberingAfterBreak="0">
    <w:nsid w:val="0DDE2B46"/>
    <w:multiLevelType w:val="multilevel"/>
    <w:tmpl w:val="0DDE2B46"/>
    <w:lvl w:ilvl="0">
      <w:start w:val="1"/>
      <w:numFmt w:val="lowerLetter"/>
      <w:pStyle w:val="a3"/>
      <w:suff w:val="nothing"/>
      <w:lvlText w:val="%1   "/>
      <w:lvlJc w:val="left"/>
      <w:pPr>
        <w:ind w:left="544" w:hanging="181"/>
      </w:pPr>
      <w:rPr>
        <w:rFonts w:ascii="宋体" w:eastAsia="宋体" w:hint="eastAsia"/>
        <w:b w:val="0"/>
        <w:i w:val="0"/>
        <w:sz w:val="18"/>
        <w:vertAlign w:val="superscript"/>
      </w:rPr>
    </w:lvl>
    <w:lvl w:ilvl="1">
      <w:start w:val="1"/>
      <w:numFmt w:val="lowerLetter"/>
      <w:lvlText w:val="%2"/>
      <w:lvlJc w:val="left"/>
      <w:pPr>
        <w:tabs>
          <w:tab w:val="left" w:pos="57"/>
        </w:tabs>
        <w:ind w:left="363" w:hanging="363"/>
      </w:pPr>
      <w:rPr>
        <w:rFonts w:hint="eastAsia"/>
      </w:rPr>
    </w:lvl>
    <w:lvl w:ilvl="2">
      <w:start w:val="1"/>
      <w:numFmt w:val="lowerRoman"/>
      <w:lvlText w:val="%3."/>
      <w:lvlJc w:val="right"/>
      <w:pPr>
        <w:tabs>
          <w:tab w:val="left" w:pos="57"/>
        </w:tabs>
        <w:ind w:left="363" w:hanging="363"/>
      </w:pPr>
      <w:rPr>
        <w:rFonts w:hint="eastAsia"/>
      </w:rPr>
    </w:lvl>
    <w:lvl w:ilvl="3">
      <w:start w:val="1"/>
      <w:numFmt w:val="decimal"/>
      <w:lvlText w:val="%4."/>
      <w:lvlJc w:val="left"/>
      <w:pPr>
        <w:tabs>
          <w:tab w:val="left" w:pos="57"/>
        </w:tabs>
        <w:ind w:left="363" w:hanging="363"/>
      </w:pPr>
      <w:rPr>
        <w:rFonts w:hint="eastAsia"/>
      </w:rPr>
    </w:lvl>
    <w:lvl w:ilvl="4">
      <w:start w:val="1"/>
      <w:numFmt w:val="lowerLetter"/>
      <w:lvlText w:val="%5)"/>
      <w:lvlJc w:val="left"/>
      <w:pPr>
        <w:tabs>
          <w:tab w:val="left" w:pos="57"/>
        </w:tabs>
        <w:ind w:left="363" w:hanging="363"/>
      </w:pPr>
      <w:rPr>
        <w:rFonts w:hint="eastAsia"/>
      </w:rPr>
    </w:lvl>
    <w:lvl w:ilvl="5">
      <w:start w:val="1"/>
      <w:numFmt w:val="lowerRoman"/>
      <w:lvlText w:val="%6."/>
      <w:lvlJc w:val="right"/>
      <w:pPr>
        <w:tabs>
          <w:tab w:val="left" w:pos="57"/>
        </w:tabs>
        <w:ind w:left="363" w:hanging="363"/>
      </w:pPr>
      <w:rPr>
        <w:rFonts w:hint="eastAsia"/>
      </w:rPr>
    </w:lvl>
    <w:lvl w:ilvl="6">
      <w:start w:val="1"/>
      <w:numFmt w:val="decimal"/>
      <w:lvlText w:val="%7."/>
      <w:lvlJc w:val="left"/>
      <w:pPr>
        <w:tabs>
          <w:tab w:val="left" w:pos="57"/>
        </w:tabs>
        <w:ind w:left="363" w:hanging="363"/>
      </w:pPr>
      <w:rPr>
        <w:rFonts w:hint="eastAsia"/>
      </w:rPr>
    </w:lvl>
    <w:lvl w:ilvl="7">
      <w:start w:val="1"/>
      <w:numFmt w:val="lowerLetter"/>
      <w:lvlText w:val="%8)"/>
      <w:lvlJc w:val="left"/>
      <w:pPr>
        <w:tabs>
          <w:tab w:val="left" w:pos="57"/>
        </w:tabs>
        <w:ind w:left="363" w:hanging="363"/>
      </w:pPr>
      <w:rPr>
        <w:rFonts w:hint="eastAsia"/>
      </w:rPr>
    </w:lvl>
    <w:lvl w:ilvl="8">
      <w:start w:val="1"/>
      <w:numFmt w:val="lowerRoman"/>
      <w:lvlText w:val="%9."/>
      <w:lvlJc w:val="right"/>
      <w:pPr>
        <w:tabs>
          <w:tab w:val="left" w:pos="57"/>
        </w:tabs>
        <w:ind w:left="363" w:hanging="363"/>
      </w:pPr>
      <w:rPr>
        <w:rFonts w:hint="eastAsia"/>
      </w:rPr>
    </w:lvl>
  </w:abstractNum>
  <w:abstractNum w:abstractNumId="6" w15:restartNumberingAfterBreak="0">
    <w:nsid w:val="1DBF583A"/>
    <w:multiLevelType w:val="multilevel"/>
    <w:tmpl w:val="1DBF583A"/>
    <w:lvl w:ilvl="0">
      <w:start w:val="1"/>
      <w:numFmt w:val="decimal"/>
      <w:pStyle w:val="a4"/>
      <w:suff w:val="nothing"/>
      <w:lvlText w:val="注%1："/>
      <w:lvlJc w:val="left"/>
      <w:pPr>
        <w:ind w:left="811" w:hanging="448"/>
      </w:pPr>
      <w:rPr>
        <w:rFonts w:ascii="黑体" w:eastAsia="黑体" w:hint="eastAsia"/>
        <w:b w:val="0"/>
        <w:i w:val="0"/>
        <w:color w:val="auto"/>
        <w:sz w:val="18"/>
        <w:szCs w:val="18"/>
        <w:vertAlign w:val="baseline"/>
      </w:rPr>
    </w:lvl>
    <w:lvl w:ilvl="1">
      <w:start w:val="1"/>
      <w:numFmt w:val="lowerLetter"/>
      <w:lvlText w:val="%2)"/>
      <w:lvlJc w:val="left"/>
      <w:pPr>
        <w:tabs>
          <w:tab w:val="left" w:pos="181"/>
        </w:tabs>
        <w:ind w:left="1174" w:hanging="630"/>
      </w:pPr>
      <w:rPr>
        <w:rFonts w:hint="eastAsia"/>
        <w:vertAlign w:val="baseline"/>
      </w:rPr>
    </w:lvl>
    <w:lvl w:ilvl="2">
      <w:start w:val="1"/>
      <w:numFmt w:val="lowerRoman"/>
      <w:lvlText w:val="%3."/>
      <w:lvlJc w:val="right"/>
      <w:pPr>
        <w:tabs>
          <w:tab w:val="left" w:pos="181"/>
        </w:tabs>
        <w:ind w:left="1174" w:hanging="630"/>
      </w:pPr>
      <w:rPr>
        <w:rFonts w:hint="eastAsia"/>
        <w:vertAlign w:val="baseline"/>
      </w:rPr>
    </w:lvl>
    <w:lvl w:ilvl="3">
      <w:start w:val="1"/>
      <w:numFmt w:val="decimal"/>
      <w:lvlText w:val="%4."/>
      <w:lvlJc w:val="left"/>
      <w:pPr>
        <w:tabs>
          <w:tab w:val="left" w:pos="181"/>
        </w:tabs>
        <w:ind w:left="1174" w:hanging="630"/>
      </w:pPr>
      <w:rPr>
        <w:rFonts w:hint="eastAsia"/>
        <w:vertAlign w:val="baseline"/>
      </w:rPr>
    </w:lvl>
    <w:lvl w:ilvl="4">
      <w:start w:val="1"/>
      <w:numFmt w:val="lowerLetter"/>
      <w:lvlText w:val="%5)"/>
      <w:lvlJc w:val="left"/>
      <w:pPr>
        <w:tabs>
          <w:tab w:val="left" w:pos="181"/>
        </w:tabs>
        <w:ind w:left="1174" w:hanging="630"/>
      </w:pPr>
      <w:rPr>
        <w:rFonts w:hint="eastAsia"/>
        <w:vertAlign w:val="baseline"/>
      </w:rPr>
    </w:lvl>
    <w:lvl w:ilvl="5">
      <w:start w:val="1"/>
      <w:numFmt w:val="lowerRoman"/>
      <w:lvlText w:val="%6."/>
      <w:lvlJc w:val="right"/>
      <w:pPr>
        <w:tabs>
          <w:tab w:val="left" w:pos="181"/>
        </w:tabs>
        <w:ind w:left="1174" w:hanging="630"/>
      </w:pPr>
      <w:rPr>
        <w:rFonts w:hint="eastAsia"/>
        <w:vertAlign w:val="baseline"/>
      </w:rPr>
    </w:lvl>
    <w:lvl w:ilvl="6">
      <w:start w:val="1"/>
      <w:numFmt w:val="decimal"/>
      <w:lvlText w:val="%7."/>
      <w:lvlJc w:val="left"/>
      <w:pPr>
        <w:tabs>
          <w:tab w:val="left" w:pos="181"/>
        </w:tabs>
        <w:ind w:left="1174" w:hanging="630"/>
      </w:pPr>
      <w:rPr>
        <w:rFonts w:hint="eastAsia"/>
        <w:vertAlign w:val="baseline"/>
      </w:rPr>
    </w:lvl>
    <w:lvl w:ilvl="7">
      <w:start w:val="1"/>
      <w:numFmt w:val="lowerLetter"/>
      <w:lvlText w:val="%8)"/>
      <w:lvlJc w:val="left"/>
      <w:pPr>
        <w:tabs>
          <w:tab w:val="left" w:pos="181"/>
        </w:tabs>
        <w:ind w:left="1174" w:hanging="630"/>
      </w:pPr>
      <w:rPr>
        <w:rFonts w:hint="eastAsia"/>
        <w:vertAlign w:val="baseline"/>
      </w:rPr>
    </w:lvl>
    <w:lvl w:ilvl="8">
      <w:start w:val="1"/>
      <w:numFmt w:val="lowerRoman"/>
      <w:lvlText w:val="%9."/>
      <w:lvlJc w:val="right"/>
      <w:pPr>
        <w:tabs>
          <w:tab w:val="left" w:pos="181"/>
        </w:tabs>
        <w:ind w:left="1174" w:hanging="630"/>
      </w:pPr>
      <w:rPr>
        <w:rFonts w:hint="eastAsia"/>
        <w:vertAlign w:val="baseline"/>
      </w:rPr>
    </w:lvl>
  </w:abstractNum>
  <w:abstractNum w:abstractNumId="7" w15:restartNumberingAfterBreak="0">
    <w:nsid w:val="1FC91163"/>
    <w:multiLevelType w:val="multilevel"/>
    <w:tmpl w:val="1FC91163"/>
    <w:lvl w:ilvl="0">
      <w:start w:val="1"/>
      <w:numFmt w:val="decimal"/>
      <w:pStyle w:val="a5"/>
      <w:suff w:val="nothing"/>
      <w:lvlText w:val="%1　"/>
      <w:lvlJc w:val="left"/>
      <w:pPr>
        <w:ind w:left="2268" w:firstLine="0"/>
      </w:pPr>
      <w:rPr>
        <w:rFonts w:ascii="黑体" w:eastAsia="黑体" w:hAnsi="Times New Roman" w:hint="eastAsia"/>
        <w:b w:val="0"/>
        <w:i w:val="0"/>
        <w:sz w:val="21"/>
        <w:szCs w:val="21"/>
      </w:rPr>
    </w:lvl>
    <w:lvl w:ilvl="1">
      <w:start w:val="1"/>
      <w:numFmt w:val="decimal"/>
      <w:pStyle w:val="a6"/>
      <w:suff w:val="nothing"/>
      <w:lvlText w:val="%1.%2　"/>
      <w:lvlJc w:val="left"/>
      <w:pPr>
        <w:ind w:left="0" w:firstLine="0"/>
      </w:pPr>
      <w:rPr>
        <w:rFonts w:ascii="黑体" w:eastAsia="黑体" w:hAnsi="Times New Roman" w:cs="Times New Roman" w:hint="eastAsia"/>
        <w:b w:val="0"/>
        <w:bCs w:val="0"/>
        <w:i w:val="0"/>
        <w:iCs w:val="0"/>
        <w:caps w:val="0"/>
        <w:strike w:val="0"/>
        <w:dstrike w:val="0"/>
        <w:vanish w:val="0"/>
        <w:spacing w:val="0"/>
        <w:kern w:val="0"/>
        <w:position w:val="0"/>
        <w:sz w:val="21"/>
        <w:szCs w:val="21"/>
        <w:u w:val="none"/>
        <w:vertAlign w:val="baseline"/>
      </w:rPr>
    </w:lvl>
    <w:lvl w:ilvl="2">
      <w:start w:val="1"/>
      <w:numFmt w:val="decimal"/>
      <w:pStyle w:val="a7"/>
      <w:suff w:val="nothing"/>
      <w:lvlText w:val="%1.%2.%3　"/>
      <w:lvlJc w:val="left"/>
      <w:pPr>
        <w:ind w:left="0" w:firstLine="0"/>
      </w:pPr>
      <w:rPr>
        <w:rFonts w:ascii="黑体" w:eastAsia="黑体" w:hAnsi="Times New Roman" w:hint="eastAsia"/>
        <w:b w:val="0"/>
        <w:i w:val="0"/>
        <w:sz w:val="21"/>
      </w:rPr>
    </w:lvl>
    <w:lvl w:ilvl="3">
      <w:start w:val="1"/>
      <w:numFmt w:val="decimal"/>
      <w:pStyle w:val="a8"/>
      <w:suff w:val="nothing"/>
      <w:lvlText w:val="%1.%2.%3.%4　"/>
      <w:lvlJc w:val="left"/>
      <w:pPr>
        <w:ind w:left="0" w:firstLine="0"/>
      </w:pPr>
      <w:rPr>
        <w:rFonts w:ascii="黑体" w:eastAsia="黑体" w:hAnsi="Times New Roman" w:hint="eastAsia"/>
        <w:b w:val="0"/>
        <w:i w:val="0"/>
        <w:sz w:val="21"/>
      </w:rPr>
    </w:lvl>
    <w:lvl w:ilvl="4">
      <w:start w:val="1"/>
      <w:numFmt w:val="decimal"/>
      <w:pStyle w:val="a9"/>
      <w:suff w:val="nothing"/>
      <w:lvlText w:val="%1.%2.%3.%4.%5　"/>
      <w:lvlJc w:val="left"/>
      <w:pPr>
        <w:ind w:left="0" w:firstLine="0"/>
      </w:pPr>
      <w:rPr>
        <w:rFonts w:ascii="黑体" w:eastAsia="黑体" w:hAnsi="Times New Roman" w:hint="eastAsia"/>
        <w:b w:val="0"/>
        <w:i w:val="0"/>
        <w:sz w:val="21"/>
      </w:rPr>
    </w:lvl>
    <w:lvl w:ilvl="5">
      <w:start w:val="1"/>
      <w:numFmt w:val="decimal"/>
      <w:pStyle w:val="aa"/>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8" w15:restartNumberingAfterBreak="0">
    <w:nsid w:val="28E4638F"/>
    <w:multiLevelType w:val="multilevel"/>
    <w:tmpl w:val="28E4638F"/>
    <w:lvl w:ilvl="0">
      <w:start w:val="1"/>
      <w:numFmt w:val="decimal"/>
      <w:pStyle w:val="52"/>
      <w:lvlText w:val="%1、"/>
      <w:lvlJc w:val="left"/>
      <w:pPr>
        <w:tabs>
          <w:tab w:val="left" w:pos="624"/>
        </w:tabs>
        <w:ind w:left="-510" w:firstLine="510"/>
      </w:pPr>
      <w:rPr>
        <w:rFonts w:cs="Times New Roman" w:hint="eastAsia"/>
      </w:rPr>
    </w:lvl>
    <w:lvl w:ilvl="1">
      <w:start w:val="1"/>
      <w:numFmt w:val="lowerLetter"/>
      <w:lvlText w:val="%2)"/>
      <w:lvlJc w:val="left"/>
      <w:pPr>
        <w:tabs>
          <w:tab w:val="left" w:pos="892"/>
        </w:tabs>
        <w:ind w:left="892" w:hanging="420"/>
      </w:pPr>
      <w:rPr>
        <w:rFonts w:cs="Times New Roman"/>
      </w:rPr>
    </w:lvl>
    <w:lvl w:ilvl="2">
      <w:start w:val="1"/>
      <w:numFmt w:val="lowerRoman"/>
      <w:lvlText w:val="%3."/>
      <w:lvlJc w:val="right"/>
      <w:pPr>
        <w:tabs>
          <w:tab w:val="left" w:pos="1312"/>
        </w:tabs>
        <w:ind w:left="1312" w:hanging="420"/>
      </w:pPr>
      <w:rPr>
        <w:rFonts w:cs="Times New Roman"/>
      </w:rPr>
    </w:lvl>
    <w:lvl w:ilvl="3">
      <w:start w:val="1"/>
      <w:numFmt w:val="decimal"/>
      <w:lvlText w:val="%4."/>
      <w:lvlJc w:val="left"/>
      <w:pPr>
        <w:tabs>
          <w:tab w:val="left" w:pos="1732"/>
        </w:tabs>
        <w:ind w:left="1732" w:hanging="420"/>
      </w:pPr>
      <w:rPr>
        <w:rFonts w:cs="Times New Roman"/>
      </w:rPr>
    </w:lvl>
    <w:lvl w:ilvl="4">
      <w:start w:val="1"/>
      <w:numFmt w:val="lowerLetter"/>
      <w:lvlText w:val="%5)"/>
      <w:lvlJc w:val="left"/>
      <w:pPr>
        <w:tabs>
          <w:tab w:val="left" w:pos="2152"/>
        </w:tabs>
        <w:ind w:left="2152" w:hanging="420"/>
      </w:pPr>
      <w:rPr>
        <w:rFonts w:cs="Times New Roman"/>
      </w:rPr>
    </w:lvl>
    <w:lvl w:ilvl="5">
      <w:start w:val="1"/>
      <w:numFmt w:val="lowerRoman"/>
      <w:lvlText w:val="%6."/>
      <w:lvlJc w:val="right"/>
      <w:pPr>
        <w:tabs>
          <w:tab w:val="left" w:pos="2572"/>
        </w:tabs>
        <w:ind w:left="2572" w:hanging="420"/>
      </w:pPr>
      <w:rPr>
        <w:rFonts w:cs="Times New Roman"/>
      </w:rPr>
    </w:lvl>
    <w:lvl w:ilvl="6">
      <w:start w:val="1"/>
      <w:numFmt w:val="decimal"/>
      <w:lvlText w:val="%7."/>
      <w:lvlJc w:val="left"/>
      <w:pPr>
        <w:tabs>
          <w:tab w:val="left" w:pos="2992"/>
        </w:tabs>
        <w:ind w:left="2992" w:hanging="420"/>
      </w:pPr>
      <w:rPr>
        <w:rFonts w:cs="Times New Roman"/>
      </w:rPr>
    </w:lvl>
    <w:lvl w:ilvl="7">
      <w:start w:val="1"/>
      <w:numFmt w:val="lowerLetter"/>
      <w:lvlText w:val="%8)"/>
      <w:lvlJc w:val="left"/>
      <w:pPr>
        <w:tabs>
          <w:tab w:val="left" w:pos="3412"/>
        </w:tabs>
        <w:ind w:left="3412" w:hanging="420"/>
      </w:pPr>
      <w:rPr>
        <w:rFonts w:cs="Times New Roman"/>
      </w:rPr>
    </w:lvl>
    <w:lvl w:ilvl="8">
      <w:start w:val="1"/>
      <w:numFmt w:val="lowerRoman"/>
      <w:lvlText w:val="%9."/>
      <w:lvlJc w:val="right"/>
      <w:pPr>
        <w:tabs>
          <w:tab w:val="left" w:pos="3832"/>
        </w:tabs>
        <w:ind w:left="3832" w:hanging="420"/>
      </w:pPr>
      <w:rPr>
        <w:rFonts w:cs="Times New Roman"/>
      </w:rPr>
    </w:lvl>
  </w:abstractNum>
  <w:abstractNum w:abstractNumId="9" w15:restartNumberingAfterBreak="0">
    <w:nsid w:val="2A8F7113"/>
    <w:multiLevelType w:val="multilevel"/>
    <w:tmpl w:val="2A8F7113"/>
    <w:lvl w:ilvl="0">
      <w:start w:val="1"/>
      <w:numFmt w:val="upperLetter"/>
      <w:pStyle w:val="ab"/>
      <w:suff w:val="space"/>
      <w:lvlText w:val="%1"/>
      <w:lvlJc w:val="left"/>
      <w:pPr>
        <w:ind w:left="623" w:hanging="425"/>
      </w:pPr>
      <w:rPr>
        <w:rFonts w:hint="eastAsia"/>
      </w:rPr>
    </w:lvl>
    <w:lvl w:ilvl="1">
      <w:start w:val="1"/>
      <w:numFmt w:val="decimal"/>
      <w:pStyle w:val="ac"/>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10" w15:restartNumberingAfterBreak="0">
    <w:nsid w:val="2C5917C3"/>
    <w:multiLevelType w:val="multilevel"/>
    <w:tmpl w:val="2C5917C3"/>
    <w:lvl w:ilvl="0">
      <w:start w:val="1"/>
      <w:numFmt w:val="none"/>
      <w:pStyle w:val="ad"/>
      <w:suff w:val="nothing"/>
      <w:lvlText w:val="%1——"/>
      <w:lvlJc w:val="left"/>
      <w:pPr>
        <w:ind w:left="2535" w:hanging="408"/>
      </w:pPr>
      <w:rPr>
        <w:rFonts w:hint="eastAsia"/>
      </w:rPr>
    </w:lvl>
    <w:lvl w:ilvl="1">
      <w:start w:val="1"/>
      <w:numFmt w:val="bullet"/>
      <w:pStyle w:val="ae"/>
      <w:lvlText w:val=""/>
      <w:lvlJc w:val="left"/>
      <w:pPr>
        <w:tabs>
          <w:tab w:val="left" w:pos="2462"/>
        </w:tabs>
        <w:ind w:left="2966" w:hanging="413"/>
      </w:pPr>
      <w:rPr>
        <w:rFonts w:ascii="Symbol" w:hAnsi="Symbol" w:hint="default"/>
        <w:color w:val="auto"/>
      </w:rPr>
    </w:lvl>
    <w:lvl w:ilvl="2">
      <w:start w:val="1"/>
      <w:numFmt w:val="bullet"/>
      <w:pStyle w:val="af"/>
      <w:lvlText w:val=""/>
      <w:lvlJc w:val="left"/>
      <w:pPr>
        <w:tabs>
          <w:tab w:val="left" w:pos="3380"/>
        </w:tabs>
        <w:ind w:left="3380" w:hanging="414"/>
      </w:pPr>
      <w:rPr>
        <w:rFonts w:ascii="Symbol" w:hAnsi="Symbol" w:hint="default"/>
        <w:color w:val="auto"/>
      </w:rPr>
    </w:lvl>
    <w:lvl w:ilvl="3">
      <w:start w:val="1"/>
      <w:numFmt w:val="decimal"/>
      <w:lvlText w:val="%4."/>
      <w:lvlJc w:val="left"/>
      <w:pPr>
        <w:tabs>
          <w:tab w:val="left" w:pos="3773"/>
        </w:tabs>
        <w:ind w:left="3586" w:hanging="528"/>
      </w:pPr>
      <w:rPr>
        <w:rFonts w:hint="eastAsia"/>
      </w:rPr>
    </w:lvl>
    <w:lvl w:ilvl="4">
      <w:start w:val="1"/>
      <w:numFmt w:val="lowerLetter"/>
      <w:lvlText w:val="%5)"/>
      <w:lvlJc w:val="left"/>
      <w:pPr>
        <w:tabs>
          <w:tab w:val="left" w:pos="4085"/>
        </w:tabs>
        <w:ind w:left="3898" w:hanging="528"/>
      </w:pPr>
      <w:rPr>
        <w:rFonts w:hint="eastAsia"/>
      </w:rPr>
    </w:lvl>
    <w:lvl w:ilvl="5">
      <w:start w:val="1"/>
      <w:numFmt w:val="lowerRoman"/>
      <w:lvlText w:val="%6."/>
      <w:lvlJc w:val="right"/>
      <w:pPr>
        <w:tabs>
          <w:tab w:val="left" w:pos="4397"/>
        </w:tabs>
        <w:ind w:left="4210" w:hanging="528"/>
      </w:pPr>
      <w:rPr>
        <w:rFonts w:hint="eastAsia"/>
      </w:rPr>
    </w:lvl>
    <w:lvl w:ilvl="6">
      <w:start w:val="1"/>
      <w:numFmt w:val="decimal"/>
      <w:lvlText w:val="%7."/>
      <w:lvlJc w:val="left"/>
      <w:pPr>
        <w:tabs>
          <w:tab w:val="left" w:pos="4709"/>
        </w:tabs>
        <w:ind w:left="4522" w:hanging="528"/>
      </w:pPr>
      <w:rPr>
        <w:rFonts w:hint="eastAsia"/>
      </w:rPr>
    </w:lvl>
    <w:lvl w:ilvl="7">
      <w:start w:val="1"/>
      <w:numFmt w:val="lowerLetter"/>
      <w:lvlText w:val="%8)"/>
      <w:lvlJc w:val="left"/>
      <w:pPr>
        <w:tabs>
          <w:tab w:val="left" w:pos="5021"/>
        </w:tabs>
        <w:ind w:left="4834" w:hanging="528"/>
      </w:pPr>
      <w:rPr>
        <w:rFonts w:hint="eastAsia"/>
      </w:rPr>
    </w:lvl>
    <w:lvl w:ilvl="8">
      <w:start w:val="1"/>
      <w:numFmt w:val="lowerRoman"/>
      <w:lvlText w:val="%9."/>
      <w:lvlJc w:val="right"/>
      <w:pPr>
        <w:tabs>
          <w:tab w:val="left" w:pos="5333"/>
        </w:tabs>
        <w:ind w:left="5146" w:hanging="528"/>
      </w:pPr>
      <w:rPr>
        <w:rFonts w:hint="eastAsia"/>
      </w:rPr>
    </w:lvl>
  </w:abstractNum>
  <w:abstractNum w:abstractNumId="11" w15:restartNumberingAfterBreak="0">
    <w:nsid w:val="3D733618"/>
    <w:multiLevelType w:val="multilevel"/>
    <w:tmpl w:val="3D733618"/>
    <w:lvl w:ilvl="0">
      <w:start w:val="1"/>
      <w:numFmt w:val="decimal"/>
      <w:pStyle w:val="af0"/>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12" w15:restartNumberingAfterBreak="0">
    <w:nsid w:val="44C50F90"/>
    <w:multiLevelType w:val="multilevel"/>
    <w:tmpl w:val="44C50F90"/>
    <w:lvl w:ilvl="0">
      <w:start w:val="1"/>
      <w:numFmt w:val="lowerLetter"/>
      <w:pStyle w:val="af1"/>
      <w:lvlText w:val="%1)"/>
      <w:lvlJc w:val="left"/>
      <w:pPr>
        <w:tabs>
          <w:tab w:val="left" w:pos="840"/>
        </w:tabs>
        <w:ind w:left="839" w:hanging="419"/>
      </w:pPr>
      <w:rPr>
        <w:rFonts w:ascii="宋体" w:eastAsia="宋体" w:hint="eastAsia"/>
        <w:b w:val="0"/>
        <w:i w:val="0"/>
        <w:sz w:val="21"/>
        <w:szCs w:val="21"/>
      </w:rPr>
    </w:lvl>
    <w:lvl w:ilvl="1">
      <w:start w:val="1"/>
      <w:numFmt w:val="decimal"/>
      <w:pStyle w:val="af2"/>
      <w:lvlText w:val="%2)"/>
      <w:lvlJc w:val="left"/>
      <w:pPr>
        <w:tabs>
          <w:tab w:val="left" w:pos="1260"/>
        </w:tabs>
        <w:ind w:left="1259" w:hanging="419"/>
      </w:pPr>
      <w:rPr>
        <w:rFonts w:hint="eastAsia"/>
      </w:rPr>
    </w:lvl>
    <w:lvl w:ilvl="2">
      <w:start w:val="1"/>
      <w:numFmt w:val="decimal"/>
      <w:pStyle w:val="af3"/>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3" w15:restartNumberingAfterBreak="0">
    <w:nsid w:val="4B733A5F"/>
    <w:multiLevelType w:val="multilevel"/>
    <w:tmpl w:val="4B733A5F"/>
    <w:lvl w:ilvl="0">
      <w:start w:val="1"/>
      <w:numFmt w:val="decimal"/>
      <w:pStyle w:val="af4"/>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left" w:pos="0"/>
        </w:tabs>
        <w:ind w:left="992" w:hanging="629"/>
      </w:pPr>
      <w:rPr>
        <w:rFonts w:hint="eastAsia"/>
        <w:vertAlign w:val="baseline"/>
      </w:rPr>
    </w:lvl>
    <w:lvl w:ilvl="4">
      <w:start w:val="1"/>
      <w:numFmt w:val="lowerLetter"/>
      <w:lvlText w:val="%5)"/>
      <w:lvlJc w:val="left"/>
      <w:pPr>
        <w:tabs>
          <w:tab w:val="left" w:pos="0"/>
        </w:tabs>
        <w:ind w:left="992" w:hanging="629"/>
      </w:pPr>
      <w:rPr>
        <w:rFonts w:hint="eastAsia"/>
        <w:vertAlign w:val="baseline"/>
      </w:rPr>
    </w:lvl>
    <w:lvl w:ilvl="5">
      <w:start w:val="1"/>
      <w:numFmt w:val="lowerRoman"/>
      <w:lvlText w:val="%6."/>
      <w:lvlJc w:val="right"/>
      <w:pPr>
        <w:tabs>
          <w:tab w:val="left" w:pos="0"/>
        </w:tabs>
        <w:ind w:left="992" w:hanging="629"/>
      </w:pPr>
      <w:rPr>
        <w:rFonts w:hint="eastAsia"/>
        <w:vertAlign w:val="baseline"/>
      </w:rPr>
    </w:lvl>
    <w:lvl w:ilvl="6">
      <w:start w:val="1"/>
      <w:numFmt w:val="decimal"/>
      <w:lvlText w:val="%7."/>
      <w:lvlJc w:val="left"/>
      <w:pPr>
        <w:tabs>
          <w:tab w:val="left" w:pos="0"/>
        </w:tabs>
        <w:ind w:left="992" w:hanging="629"/>
      </w:pPr>
      <w:rPr>
        <w:rFonts w:hint="eastAsia"/>
        <w:vertAlign w:val="baseline"/>
      </w:rPr>
    </w:lvl>
    <w:lvl w:ilvl="7">
      <w:start w:val="1"/>
      <w:numFmt w:val="lowerLetter"/>
      <w:lvlText w:val="%8)"/>
      <w:lvlJc w:val="left"/>
      <w:pPr>
        <w:tabs>
          <w:tab w:val="left" w:pos="0"/>
        </w:tabs>
        <w:ind w:left="992" w:hanging="629"/>
      </w:pPr>
      <w:rPr>
        <w:rFonts w:hint="eastAsia"/>
        <w:vertAlign w:val="baseline"/>
      </w:rPr>
    </w:lvl>
    <w:lvl w:ilvl="8">
      <w:start w:val="1"/>
      <w:numFmt w:val="lowerRoman"/>
      <w:lvlText w:val="%9."/>
      <w:lvlJc w:val="right"/>
      <w:pPr>
        <w:tabs>
          <w:tab w:val="left" w:pos="0"/>
        </w:tabs>
        <w:ind w:left="992" w:hanging="629"/>
      </w:pPr>
      <w:rPr>
        <w:rFonts w:hint="eastAsia"/>
        <w:vertAlign w:val="baseline"/>
      </w:rPr>
    </w:lvl>
  </w:abstractNum>
  <w:abstractNum w:abstractNumId="14" w15:restartNumberingAfterBreak="0">
    <w:nsid w:val="557C2AF5"/>
    <w:multiLevelType w:val="multilevel"/>
    <w:tmpl w:val="557C2AF5"/>
    <w:lvl w:ilvl="0">
      <w:start w:val="1"/>
      <w:numFmt w:val="decimal"/>
      <w:pStyle w:val="af5"/>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pStyle w:val="af6"/>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5" w15:restartNumberingAfterBreak="0">
    <w:nsid w:val="60B55DC2"/>
    <w:multiLevelType w:val="multilevel"/>
    <w:tmpl w:val="60B55DC2"/>
    <w:lvl w:ilvl="0">
      <w:start w:val="1"/>
      <w:numFmt w:val="upperLetter"/>
      <w:pStyle w:val="af7"/>
      <w:lvlText w:val="%1"/>
      <w:lvlJc w:val="left"/>
      <w:pPr>
        <w:tabs>
          <w:tab w:val="left" w:pos="0"/>
        </w:tabs>
        <w:ind w:left="0" w:hanging="425"/>
      </w:pPr>
      <w:rPr>
        <w:rFonts w:hint="eastAsia"/>
      </w:rPr>
    </w:lvl>
    <w:lvl w:ilvl="1">
      <w:start w:val="1"/>
      <w:numFmt w:val="decimal"/>
      <w:pStyle w:val="af8"/>
      <w:suff w:val="nothing"/>
      <w:lvlText w:val="表%1.%2　"/>
      <w:lvlJc w:val="left"/>
      <w:pPr>
        <w:ind w:left="567" w:hanging="567"/>
      </w:pPr>
      <w:rPr>
        <w:rFonts w:hint="eastAsia"/>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6" w15:restartNumberingAfterBreak="0">
    <w:nsid w:val="646260FA"/>
    <w:multiLevelType w:val="multilevel"/>
    <w:tmpl w:val="646260FA"/>
    <w:lvl w:ilvl="0">
      <w:start w:val="1"/>
      <w:numFmt w:val="decimal"/>
      <w:pStyle w:val="af9"/>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7" w15:restartNumberingAfterBreak="0">
    <w:nsid w:val="657D3FBC"/>
    <w:multiLevelType w:val="multilevel"/>
    <w:tmpl w:val="657D3FBC"/>
    <w:lvl w:ilvl="0">
      <w:start w:val="1"/>
      <w:numFmt w:val="upperLetter"/>
      <w:pStyle w:val="afa"/>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b"/>
      <w:suff w:val="nothing"/>
      <w:lvlText w:val="%1.%2　"/>
      <w:lvlJc w:val="left"/>
      <w:pPr>
        <w:ind w:left="1419" w:firstLine="0"/>
      </w:pPr>
      <w:rPr>
        <w:rFonts w:ascii="黑体" w:eastAsia="黑体" w:hAnsi="Times New Roman" w:hint="eastAsia"/>
        <w:b w:val="0"/>
        <w:i w:val="0"/>
        <w:snapToGrid/>
        <w:spacing w:val="0"/>
        <w:w w:val="100"/>
        <w:kern w:val="21"/>
        <w:sz w:val="21"/>
      </w:rPr>
    </w:lvl>
    <w:lvl w:ilvl="2">
      <w:start w:val="1"/>
      <w:numFmt w:val="decimal"/>
      <w:pStyle w:val="afc"/>
      <w:suff w:val="nothing"/>
      <w:lvlText w:val="%1.%2.%3　"/>
      <w:lvlJc w:val="left"/>
      <w:pPr>
        <w:ind w:left="0" w:firstLine="0"/>
      </w:pPr>
      <w:rPr>
        <w:rFonts w:ascii="黑体" w:eastAsia="黑体" w:hAnsi="Times New Roman" w:hint="eastAsia"/>
        <w:b w:val="0"/>
        <w:i w:val="0"/>
        <w:sz w:val="21"/>
      </w:rPr>
    </w:lvl>
    <w:lvl w:ilvl="3">
      <w:start w:val="1"/>
      <w:numFmt w:val="decimal"/>
      <w:pStyle w:val="afd"/>
      <w:suff w:val="nothing"/>
      <w:lvlText w:val="%1.%2.%3.%4　"/>
      <w:lvlJc w:val="left"/>
      <w:pPr>
        <w:ind w:left="0" w:firstLine="0"/>
      </w:pPr>
      <w:rPr>
        <w:rFonts w:ascii="黑体" w:eastAsia="黑体" w:hAnsi="Times New Roman" w:hint="eastAsia"/>
        <w:b w:val="0"/>
        <w:i w:val="0"/>
        <w:sz w:val="21"/>
      </w:rPr>
    </w:lvl>
    <w:lvl w:ilvl="4">
      <w:start w:val="1"/>
      <w:numFmt w:val="decimal"/>
      <w:pStyle w:val="afe"/>
      <w:suff w:val="nothing"/>
      <w:lvlText w:val="%1.%2.%3.%4.%5　"/>
      <w:lvlJc w:val="left"/>
      <w:pPr>
        <w:ind w:left="0" w:firstLine="0"/>
      </w:pPr>
      <w:rPr>
        <w:rFonts w:ascii="黑体" w:eastAsia="黑体" w:hAnsi="Times New Roman" w:hint="eastAsia"/>
        <w:b w:val="0"/>
        <w:i w:val="0"/>
        <w:sz w:val="21"/>
      </w:rPr>
    </w:lvl>
    <w:lvl w:ilvl="5">
      <w:start w:val="1"/>
      <w:numFmt w:val="decimal"/>
      <w:pStyle w:val="aff"/>
      <w:suff w:val="nothing"/>
      <w:lvlText w:val="%1.%2.%3.%4.%5.%6　"/>
      <w:lvlJc w:val="left"/>
      <w:pPr>
        <w:ind w:left="0" w:firstLine="0"/>
      </w:pPr>
      <w:rPr>
        <w:rFonts w:ascii="黑体" w:eastAsia="黑体" w:hAnsi="Times New Roman" w:hint="eastAsia"/>
        <w:b w:val="0"/>
        <w:i w:val="0"/>
        <w:sz w:val="21"/>
      </w:rPr>
    </w:lvl>
    <w:lvl w:ilvl="6">
      <w:start w:val="1"/>
      <w:numFmt w:val="decimal"/>
      <w:pStyle w:val="aff0"/>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8" w15:restartNumberingAfterBreak="0">
    <w:nsid w:val="6CEA2025"/>
    <w:multiLevelType w:val="multilevel"/>
    <w:tmpl w:val="6CEA2025"/>
    <w:lvl w:ilvl="0">
      <w:start w:val="1"/>
      <w:numFmt w:val="none"/>
      <w:pStyle w:val="aff1"/>
      <w:suff w:val="nothing"/>
      <w:lvlText w:val="%1"/>
      <w:lvlJc w:val="left"/>
      <w:pPr>
        <w:ind w:left="0" w:firstLine="0"/>
      </w:pPr>
      <w:rPr>
        <w:rFonts w:hint="eastAsia"/>
      </w:rPr>
    </w:lvl>
    <w:lvl w:ilvl="1">
      <w:start w:val="1"/>
      <w:numFmt w:val="decimal"/>
      <w:pStyle w:val="aff2"/>
      <w:suff w:val="nothing"/>
      <w:lvlText w:val="%1%2　"/>
      <w:lvlJc w:val="left"/>
      <w:pPr>
        <w:ind w:left="0" w:firstLine="0"/>
      </w:pPr>
      <w:rPr>
        <w:rFonts w:ascii="黑体" w:eastAsia="黑体" w:hint="eastAsia"/>
        <w:b w:val="0"/>
        <w:i w:val="0"/>
        <w:sz w:val="21"/>
      </w:rPr>
    </w:lvl>
    <w:lvl w:ilvl="2">
      <w:start w:val="1"/>
      <w:numFmt w:val="decimal"/>
      <w:pStyle w:val="aff3"/>
      <w:suff w:val="nothing"/>
      <w:lvlText w:val="%1%2.%3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sz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suff w:val="nothing"/>
      <w:lvlText w:val="%1%2.%3.%4　"/>
      <w:lvlJc w:val="left"/>
      <w:pPr>
        <w:ind w:left="425" w:firstLine="0"/>
      </w:pPr>
      <w:rPr>
        <w:rFonts w:ascii="黑体" w:eastAsia="黑体" w:hint="eastAsia"/>
        <w:b w:val="0"/>
        <w:i w:val="0"/>
        <w:sz w:val="21"/>
      </w:rPr>
    </w:lvl>
    <w:lvl w:ilvl="4">
      <w:start w:val="1"/>
      <w:numFmt w:val="decimal"/>
      <w:suff w:val="nothing"/>
      <w:lvlText w:val="%1%2.%3.%4.%5　"/>
      <w:lvlJc w:val="left"/>
      <w:pPr>
        <w:ind w:left="0" w:firstLine="0"/>
      </w:pPr>
      <w:rPr>
        <w:rFonts w:ascii="黑体" w:eastAsia="黑体" w:hint="eastAsia"/>
        <w:b w:val="0"/>
        <w:i w:val="0"/>
        <w:sz w:val="21"/>
      </w:rPr>
    </w:lvl>
    <w:lvl w:ilvl="5">
      <w:start w:val="1"/>
      <w:numFmt w:val="decimal"/>
      <w:pStyle w:val="aff4"/>
      <w:suff w:val="nothing"/>
      <w:lvlText w:val="%1%2.%3.%4.%5.%6　"/>
      <w:lvlJc w:val="left"/>
      <w:pPr>
        <w:ind w:left="0" w:firstLine="0"/>
      </w:pPr>
      <w:rPr>
        <w:rFonts w:ascii="黑体" w:eastAsia="黑体" w:hint="eastAsia"/>
        <w:b w:val="0"/>
        <w:i w:val="0"/>
        <w:sz w:val="21"/>
      </w:rPr>
    </w:lvl>
    <w:lvl w:ilvl="6">
      <w:start w:val="1"/>
      <w:numFmt w:val="decimal"/>
      <w:pStyle w:val="aff5"/>
      <w:suff w:val="nothing"/>
      <w:lvlText w:val="%1%2.%3.%4.%5.%6.%7　"/>
      <w:lvlJc w:val="left"/>
      <w:pPr>
        <w:ind w:left="0" w:firstLine="0"/>
      </w:pPr>
      <w:rPr>
        <w:rFonts w:ascii="黑体" w:eastAsia="黑体"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9" w15:restartNumberingAfterBreak="0">
    <w:nsid w:val="6D6C07CD"/>
    <w:multiLevelType w:val="multilevel"/>
    <w:tmpl w:val="6D6C07CD"/>
    <w:lvl w:ilvl="0">
      <w:start w:val="1"/>
      <w:numFmt w:val="lowerLetter"/>
      <w:pStyle w:val="aff6"/>
      <w:lvlText w:val="%1)"/>
      <w:lvlJc w:val="left"/>
      <w:pPr>
        <w:tabs>
          <w:tab w:val="left" w:pos="839"/>
        </w:tabs>
        <w:ind w:left="839" w:hanging="419"/>
      </w:pPr>
      <w:rPr>
        <w:rFonts w:ascii="宋体" w:eastAsia="宋体" w:hint="eastAsia"/>
        <w:b w:val="0"/>
        <w:i w:val="0"/>
        <w:sz w:val="21"/>
      </w:rPr>
    </w:lvl>
    <w:lvl w:ilvl="1">
      <w:start w:val="1"/>
      <w:numFmt w:val="decimal"/>
      <w:pStyle w:val="aff7"/>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abstractNum w:abstractNumId="20" w15:restartNumberingAfterBreak="0">
    <w:nsid w:val="6DBF04F4"/>
    <w:multiLevelType w:val="multilevel"/>
    <w:tmpl w:val="6DBF04F4"/>
    <w:lvl w:ilvl="0">
      <w:start w:val="1"/>
      <w:numFmt w:val="none"/>
      <w:pStyle w:val="aff8"/>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left" w:pos="1140"/>
        </w:tabs>
        <w:ind w:left="726" w:hanging="363"/>
      </w:pPr>
      <w:rPr>
        <w:rFonts w:hint="eastAsia"/>
      </w:rPr>
    </w:lvl>
    <w:lvl w:ilvl="2">
      <w:start w:val="1"/>
      <w:numFmt w:val="lowerRoman"/>
      <w:lvlText w:val="%3."/>
      <w:lvlJc w:val="right"/>
      <w:pPr>
        <w:tabs>
          <w:tab w:val="left" w:pos="1140"/>
        </w:tabs>
        <w:ind w:left="726" w:hanging="363"/>
      </w:pPr>
      <w:rPr>
        <w:rFonts w:hint="eastAsia"/>
      </w:rPr>
    </w:lvl>
    <w:lvl w:ilvl="3">
      <w:start w:val="1"/>
      <w:numFmt w:val="decimal"/>
      <w:lvlText w:val="%4."/>
      <w:lvlJc w:val="left"/>
      <w:pPr>
        <w:tabs>
          <w:tab w:val="left" w:pos="1140"/>
        </w:tabs>
        <w:ind w:left="726" w:hanging="363"/>
      </w:pPr>
      <w:rPr>
        <w:rFonts w:hint="eastAsia"/>
      </w:rPr>
    </w:lvl>
    <w:lvl w:ilvl="4">
      <w:start w:val="1"/>
      <w:numFmt w:val="lowerLetter"/>
      <w:lvlText w:val="%5)"/>
      <w:lvlJc w:val="left"/>
      <w:pPr>
        <w:tabs>
          <w:tab w:val="left" w:pos="1140"/>
        </w:tabs>
        <w:ind w:left="726" w:hanging="363"/>
      </w:pPr>
      <w:rPr>
        <w:rFonts w:hint="eastAsia"/>
      </w:rPr>
    </w:lvl>
    <w:lvl w:ilvl="5">
      <w:start w:val="1"/>
      <w:numFmt w:val="lowerRoman"/>
      <w:lvlText w:val="%6."/>
      <w:lvlJc w:val="right"/>
      <w:pPr>
        <w:tabs>
          <w:tab w:val="left" w:pos="1140"/>
        </w:tabs>
        <w:ind w:left="726" w:hanging="363"/>
      </w:pPr>
      <w:rPr>
        <w:rFonts w:hint="eastAsia"/>
      </w:rPr>
    </w:lvl>
    <w:lvl w:ilvl="6">
      <w:start w:val="1"/>
      <w:numFmt w:val="decimal"/>
      <w:lvlText w:val="%7."/>
      <w:lvlJc w:val="left"/>
      <w:pPr>
        <w:tabs>
          <w:tab w:val="left" w:pos="1140"/>
        </w:tabs>
        <w:ind w:left="726" w:hanging="363"/>
      </w:pPr>
      <w:rPr>
        <w:rFonts w:hint="eastAsia"/>
      </w:rPr>
    </w:lvl>
    <w:lvl w:ilvl="7">
      <w:start w:val="1"/>
      <w:numFmt w:val="lowerLetter"/>
      <w:lvlText w:val="%8)"/>
      <w:lvlJc w:val="left"/>
      <w:pPr>
        <w:tabs>
          <w:tab w:val="left" w:pos="1140"/>
        </w:tabs>
        <w:ind w:left="726" w:hanging="363"/>
      </w:pPr>
      <w:rPr>
        <w:rFonts w:hint="eastAsia"/>
      </w:rPr>
    </w:lvl>
    <w:lvl w:ilvl="8">
      <w:start w:val="1"/>
      <w:numFmt w:val="lowerRoman"/>
      <w:lvlText w:val="%9."/>
      <w:lvlJc w:val="right"/>
      <w:pPr>
        <w:tabs>
          <w:tab w:val="left" w:pos="1140"/>
        </w:tabs>
        <w:ind w:left="726" w:hanging="363"/>
      </w:pPr>
      <w:rPr>
        <w:rFonts w:hint="eastAsia"/>
      </w:rPr>
    </w:lvl>
  </w:abstractNum>
  <w:abstractNum w:abstractNumId="21" w15:restartNumberingAfterBreak="0">
    <w:nsid w:val="7C6513FD"/>
    <w:multiLevelType w:val="multilevel"/>
    <w:tmpl w:val="F3C2DB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46450130">
    <w:abstractNumId w:val="11"/>
  </w:num>
  <w:num w:numId="2" w16cid:durableId="747730118">
    <w:abstractNumId w:val="0"/>
  </w:num>
  <w:num w:numId="3" w16cid:durableId="447822474">
    <w:abstractNumId w:val="7"/>
  </w:num>
  <w:num w:numId="4" w16cid:durableId="1807970517">
    <w:abstractNumId w:val="10"/>
  </w:num>
  <w:num w:numId="5" w16cid:durableId="114834680">
    <w:abstractNumId w:val="4"/>
  </w:num>
  <w:num w:numId="6" w16cid:durableId="2052996545">
    <w:abstractNumId w:val="12"/>
  </w:num>
  <w:num w:numId="7" w16cid:durableId="1115059770">
    <w:abstractNumId w:val="20"/>
  </w:num>
  <w:num w:numId="8" w16cid:durableId="222104381">
    <w:abstractNumId w:val="1"/>
  </w:num>
  <w:num w:numId="9" w16cid:durableId="281159442">
    <w:abstractNumId w:val="13"/>
  </w:num>
  <w:num w:numId="10" w16cid:durableId="2026859599">
    <w:abstractNumId w:val="6"/>
  </w:num>
  <w:num w:numId="11" w16cid:durableId="1906061018">
    <w:abstractNumId w:val="17"/>
  </w:num>
  <w:num w:numId="12" w16cid:durableId="13651205">
    <w:abstractNumId w:val="15"/>
  </w:num>
  <w:num w:numId="13" w16cid:durableId="1329556645">
    <w:abstractNumId w:val="19"/>
  </w:num>
  <w:num w:numId="14" w16cid:durableId="1925527276">
    <w:abstractNumId w:val="9"/>
  </w:num>
  <w:num w:numId="15" w16cid:durableId="61490831">
    <w:abstractNumId w:val="2"/>
  </w:num>
  <w:num w:numId="16" w16cid:durableId="1077632648">
    <w:abstractNumId w:val="5"/>
  </w:num>
  <w:num w:numId="17" w16cid:durableId="661355015">
    <w:abstractNumId w:val="16"/>
  </w:num>
  <w:num w:numId="18" w16cid:durableId="1812290909">
    <w:abstractNumId w:val="14"/>
  </w:num>
  <w:num w:numId="19" w16cid:durableId="2135365983">
    <w:abstractNumId w:val="8"/>
  </w:num>
  <w:num w:numId="20" w16cid:durableId="997346679">
    <w:abstractNumId w:val="18"/>
  </w:num>
  <w:num w:numId="21" w16cid:durableId="1540508810">
    <w:abstractNumId w:val="3"/>
  </w:num>
  <w:num w:numId="22" w16cid:durableId="1483353681">
    <w:abstractNumId w:val="21"/>
  </w:num>
  <w:num w:numId="23" w16cid:durableId="96312305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 H">
    <w15:presenceInfo w15:providerId="Windows Live" w15:userId="8cbb34e91d5ae106"/>
  </w15:person>
  <w15:person w15:author="a63088">
    <w15:presenceInfo w15:providerId="AD" w15:userId="S::e63088@ofa3.top::d53b4f47-0619-44af-80a8-61f0effdf1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5925"/>
    <w:rsid w:val="00000244"/>
    <w:rsid w:val="00000C4D"/>
    <w:rsid w:val="0000185F"/>
    <w:rsid w:val="0000586F"/>
    <w:rsid w:val="00007282"/>
    <w:rsid w:val="00010BB1"/>
    <w:rsid w:val="00011463"/>
    <w:rsid w:val="00011B51"/>
    <w:rsid w:val="00013116"/>
    <w:rsid w:val="00013D86"/>
    <w:rsid w:val="00013E02"/>
    <w:rsid w:val="0001590B"/>
    <w:rsid w:val="0001593F"/>
    <w:rsid w:val="00015D44"/>
    <w:rsid w:val="000161B7"/>
    <w:rsid w:val="000171C9"/>
    <w:rsid w:val="00017E05"/>
    <w:rsid w:val="0002143C"/>
    <w:rsid w:val="00023519"/>
    <w:rsid w:val="00023D1F"/>
    <w:rsid w:val="00025A65"/>
    <w:rsid w:val="00026C31"/>
    <w:rsid w:val="00026E7A"/>
    <w:rsid w:val="00027280"/>
    <w:rsid w:val="00027F18"/>
    <w:rsid w:val="000303B2"/>
    <w:rsid w:val="00030DE6"/>
    <w:rsid w:val="00031AA0"/>
    <w:rsid w:val="00031B46"/>
    <w:rsid w:val="000320A7"/>
    <w:rsid w:val="00033513"/>
    <w:rsid w:val="0003427D"/>
    <w:rsid w:val="00034D41"/>
    <w:rsid w:val="0003573E"/>
    <w:rsid w:val="00035925"/>
    <w:rsid w:val="00037511"/>
    <w:rsid w:val="00040BC5"/>
    <w:rsid w:val="000415E6"/>
    <w:rsid w:val="00041964"/>
    <w:rsid w:val="00041D8D"/>
    <w:rsid w:val="00041FBF"/>
    <w:rsid w:val="0004215D"/>
    <w:rsid w:val="00042781"/>
    <w:rsid w:val="00042CAF"/>
    <w:rsid w:val="00047DF7"/>
    <w:rsid w:val="00054D8C"/>
    <w:rsid w:val="000562DE"/>
    <w:rsid w:val="00062A82"/>
    <w:rsid w:val="000636E7"/>
    <w:rsid w:val="00067CDF"/>
    <w:rsid w:val="0007107F"/>
    <w:rsid w:val="000728A2"/>
    <w:rsid w:val="00074FBE"/>
    <w:rsid w:val="00075351"/>
    <w:rsid w:val="00077553"/>
    <w:rsid w:val="00077839"/>
    <w:rsid w:val="000826F0"/>
    <w:rsid w:val="00083A09"/>
    <w:rsid w:val="0008481B"/>
    <w:rsid w:val="0009005E"/>
    <w:rsid w:val="00091C14"/>
    <w:rsid w:val="00092857"/>
    <w:rsid w:val="00093BEC"/>
    <w:rsid w:val="000966D5"/>
    <w:rsid w:val="000A20A9"/>
    <w:rsid w:val="000A2C40"/>
    <w:rsid w:val="000A34E9"/>
    <w:rsid w:val="000A48B1"/>
    <w:rsid w:val="000A6FDA"/>
    <w:rsid w:val="000A73AF"/>
    <w:rsid w:val="000B277C"/>
    <w:rsid w:val="000B2A23"/>
    <w:rsid w:val="000B3143"/>
    <w:rsid w:val="000B7243"/>
    <w:rsid w:val="000B7DBD"/>
    <w:rsid w:val="000C1F66"/>
    <w:rsid w:val="000C6B05"/>
    <w:rsid w:val="000C6DD6"/>
    <w:rsid w:val="000C73D4"/>
    <w:rsid w:val="000D0DE1"/>
    <w:rsid w:val="000D0EEE"/>
    <w:rsid w:val="000D19B3"/>
    <w:rsid w:val="000D3D4C"/>
    <w:rsid w:val="000D4F51"/>
    <w:rsid w:val="000D4F64"/>
    <w:rsid w:val="000D5889"/>
    <w:rsid w:val="000D718B"/>
    <w:rsid w:val="000E0C46"/>
    <w:rsid w:val="000E24FF"/>
    <w:rsid w:val="000E5317"/>
    <w:rsid w:val="000F030C"/>
    <w:rsid w:val="000F129C"/>
    <w:rsid w:val="000F175D"/>
    <w:rsid w:val="000F24BD"/>
    <w:rsid w:val="000F3699"/>
    <w:rsid w:val="000F59E4"/>
    <w:rsid w:val="000F5DE5"/>
    <w:rsid w:val="000F7FD3"/>
    <w:rsid w:val="00102909"/>
    <w:rsid w:val="00102FE8"/>
    <w:rsid w:val="00104A89"/>
    <w:rsid w:val="001056DE"/>
    <w:rsid w:val="00111761"/>
    <w:rsid w:val="001124C0"/>
    <w:rsid w:val="00113A61"/>
    <w:rsid w:val="0011519E"/>
    <w:rsid w:val="00117345"/>
    <w:rsid w:val="00120890"/>
    <w:rsid w:val="001232A5"/>
    <w:rsid w:val="00123358"/>
    <w:rsid w:val="0012441E"/>
    <w:rsid w:val="0013175F"/>
    <w:rsid w:val="00133EAC"/>
    <w:rsid w:val="00133F83"/>
    <w:rsid w:val="001358B6"/>
    <w:rsid w:val="00136AE7"/>
    <w:rsid w:val="00145931"/>
    <w:rsid w:val="00145F24"/>
    <w:rsid w:val="00147F5C"/>
    <w:rsid w:val="00150650"/>
    <w:rsid w:val="001512B4"/>
    <w:rsid w:val="00152652"/>
    <w:rsid w:val="00154F27"/>
    <w:rsid w:val="0015588F"/>
    <w:rsid w:val="00155DA7"/>
    <w:rsid w:val="00157B9B"/>
    <w:rsid w:val="001620A5"/>
    <w:rsid w:val="00163587"/>
    <w:rsid w:val="00163904"/>
    <w:rsid w:val="001645DF"/>
    <w:rsid w:val="00164E53"/>
    <w:rsid w:val="00164E93"/>
    <w:rsid w:val="00165E6B"/>
    <w:rsid w:val="00165FB8"/>
    <w:rsid w:val="0016610E"/>
    <w:rsid w:val="0016699D"/>
    <w:rsid w:val="00167D11"/>
    <w:rsid w:val="00173426"/>
    <w:rsid w:val="00175159"/>
    <w:rsid w:val="00175255"/>
    <w:rsid w:val="00176208"/>
    <w:rsid w:val="00177FC9"/>
    <w:rsid w:val="0018211B"/>
    <w:rsid w:val="001825E8"/>
    <w:rsid w:val="00183039"/>
    <w:rsid w:val="00184001"/>
    <w:rsid w:val="001840D3"/>
    <w:rsid w:val="00184C45"/>
    <w:rsid w:val="0018530E"/>
    <w:rsid w:val="00186836"/>
    <w:rsid w:val="001873FA"/>
    <w:rsid w:val="001900F8"/>
    <w:rsid w:val="00191258"/>
    <w:rsid w:val="00192680"/>
    <w:rsid w:val="00193037"/>
    <w:rsid w:val="0019327C"/>
    <w:rsid w:val="001937DC"/>
    <w:rsid w:val="00193A2C"/>
    <w:rsid w:val="00197D39"/>
    <w:rsid w:val="001A288E"/>
    <w:rsid w:val="001A7B13"/>
    <w:rsid w:val="001B13FE"/>
    <w:rsid w:val="001B3E8E"/>
    <w:rsid w:val="001B447D"/>
    <w:rsid w:val="001B5EAD"/>
    <w:rsid w:val="001B6DC2"/>
    <w:rsid w:val="001C149C"/>
    <w:rsid w:val="001C1819"/>
    <w:rsid w:val="001C1860"/>
    <w:rsid w:val="001C21AC"/>
    <w:rsid w:val="001C2814"/>
    <w:rsid w:val="001C42E1"/>
    <w:rsid w:val="001C47BA"/>
    <w:rsid w:val="001C59EA"/>
    <w:rsid w:val="001C69F1"/>
    <w:rsid w:val="001C7E54"/>
    <w:rsid w:val="001D1CC1"/>
    <w:rsid w:val="001D406C"/>
    <w:rsid w:val="001D41EE"/>
    <w:rsid w:val="001E0293"/>
    <w:rsid w:val="001E0380"/>
    <w:rsid w:val="001E13B1"/>
    <w:rsid w:val="001E379F"/>
    <w:rsid w:val="001E389B"/>
    <w:rsid w:val="001E3AAB"/>
    <w:rsid w:val="001E3F1E"/>
    <w:rsid w:val="001E46A0"/>
    <w:rsid w:val="001F3A19"/>
    <w:rsid w:val="001F4B8C"/>
    <w:rsid w:val="001F6118"/>
    <w:rsid w:val="00202844"/>
    <w:rsid w:val="00203E42"/>
    <w:rsid w:val="00206FB5"/>
    <w:rsid w:val="002116A4"/>
    <w:rsid w:val="00212A7C"/>
    <w:rsid w:val="0021314A"/>
    <w:rsid w:val="0021661D"/>
    <w:rsid w:val="00216E30"/>
    <w:rsid w:val="00226CBB"/>
    <w:rsid w:val="00227D3A"/>
    <w:rsid w:val="00230D02"/>
    <w:rsid w:val="00230FA4"/>
    <w:rsid w:val="00234467"/>
    <w:rsid w:val="002344D6"/>
    <w:rsid w:val="00237D8D"/>
    <w:rsid w:val="00241DA2"/>
    <w:rsid w:val="00242998"/>
    <w:rsid w:val="0024698D"/>
    <w:rsid w:val="00247FEE"/>
    <w:rsid w:val="0025016F"/>
    <w:rsid w:val="00250E7D"/>
    <w:rsid w:val="00253EE8"/>
    <w:rsid w:val="002565D5"/>
    <w:rsid w:val="002604B1"/>
    <w:rsid w:val="002622C0"/>
    <w:rsid w:val="00262780"/>
    <w:rsid w:val="00263764"/>
    <w:rsid w:val="002649D7"/>
    <w:rsid w:val="0027098F"/>
    <w:rsid w:val="00271329"/>
    <w:rsid w:val="002777EF"/>
    <w:rsid w:val="002778AE"/>
    <w:rsid w:val="00280BD8"/>
    <w:rsid w:val="00281E74"/>
    <w:rsid w:val="0028269A"/>
    <w:rsid w:val="0028353B"/>
    <w:rsid w:val="00283590"/>
    <w:rsid w:val="00286973"/>
    <w:rsid w:val="00286CBF"/>
    <w:rsid w:val="0029093D"/>
    <w:rsid w:val="0029192D"/>
    <w:rsid w:val="0029384E"/>
    <w:rsid w:val="00294B34"/>
    <w:rsid w:val="00294E70"/>
    <w:rsid w:val="00296F50"/>
    <w:rsid w:val="002A1924"/>
    <w:rsid w:val="002A7171"/>
    <w:rsid w:val="002A7420"/>
    <w:rsid w:val="002B0A97"/>
    <w:rsid w:val="002B0F12"/>
    <w:rsid w:val="002B1308"/>
    <w:rsid w:val="002B3E4B"/>
    <w:rsid w:val="002B3FAA"/>
    <w:rsid w:val="002B40FA"/>
    <w:rsid w:val="002B4554"/>
    <w:rsid w:val="002B4B5C"/>
    <w:rsid w:val="002B6A4D"/>
    <w:rsid w:val="002B73B9"/>
    <w:rsid w:val="002B7C40"/>
    <w:rsid w:val="002C11AC"/>
    <w:rsid w:val="002C11B0"/>
    <w:rsid w:val="002C3F84"/>
    <w:rsid w:val="002C72D8"/>
    <w:rsid w:val="002D0453"/>
    <w:rsid w:val="002D0D47"/>
    <w:rsid w:val="002D11FA"/>
    <w:rsid w:val="002D23B8"/>
    <w:rsid w:val="002E0DDF"/>
    <w:rsid w:val="002E2906"/>
    <w:rsid w:val="002E3106"/>
    <w:rsid w:val="002E3DC2"/>
    <w:rsid w:val="002E5635"/>
    <w:rsid w:val="002E64C3"/>
    <w:rsid w:val="002E6A2C"/>
    <w:rsid w:val="002E6C29"/>
    <w:rsid w:val="002E7250"/>
    <w:rsid w:val="002F00FE"/>
    <w:rsid w:val="002F087C"/>
    <w:rsid w:val="002F14DA"/>
    <w:rsid w:val="002F1D8C"/>
    <w:rsid w:val="002F21DA"/>
    <w:rsid w:val="002F2348"/>
    <w:rsid w:val="002F3911"/>
    <w:rsid w:val="002F4965"/>
    <w:rsid w:val="002F5357"/>
    <w:rsid w:val="002F703B"/>
    <w:rsid w:val="002F71A1"/>
    <w:rsid w:val="003001B0"/>
    <w:rsid w:val="00300FD4"/>
    <w:rsid w:val="00301F39"/>
    <w:rsid w:val="00305362"/>
    <w:rsid w:val="003059C7"/>
    <w:rsid w:val="00307930"/>
    <w:rsid w:val="003109D4"/>
    <w:rsid w:val="003129FA"/>
    <w:rsid w:val="00313EFD"/>
    <w:rsid w:val="00316D8D"/>
    <w:rsid w:val="00317032"/>
    <w:rsid w:val="003216C9"/>
    <w:rsid w:val="003251BD"/>
    <w:rsid w:val="00325528"/>
    <w:rsid w:val="00325926"/>
    <w:rsid w:val="00326077"/>
    <w:rsid w:val="00327A8A"/>
    <w:rsid w:val="00330596"/>
    <w:rsid w:val="0033185E"/>
    <w:rsid w:val="00331D44"/>
    <w:rsid w:val="00333FAE"/>
    <w:rsid w:val="00336610"/>
    <w:rsid w:val="0034219E"/>
    <w:rsid w:val="00343ACE"/>
    <w:rsid w:val="00343F73"/>
    <w:rsid w:val="003440CB"/>
    <w:rsid w:val="00345060"/>
    <w:rsid w:val="003452C9"/>
    <w:rsid w:val="003464CB"/>
    <w:rsid w:val="00346C0B"/>
    <w:rsid w:val="00346FF9"/>
    <w:rsid w:val="0035323B"/>
    <w:rsid w:val="003532FF"/>
    <w:rsid w:val="00355233"/>
    <w:rsid w:val="003609D2"/>
    <w:rsid w:val="00361F48"/>
    <w:rsid w:val="00363527"/>
    <w:rsid w:val="00363F22"/>
    <w:rsid w:val="00365814"/>
    <w:rsid w:val="00365CCE"/>
    <w:rsid w:val="00366B64"/>
    <w:rsid w:val="00367B8E"/>
    <w:rsid w:val="00370037"/>
    <w:rsid w:val="00372873"/>
    <w:rsid w:val="00375564"/>
    <w:rsid w:val="00375D98"/>
    <w:rsid w:val="00376329"/>
    <w:rsid w:val="00376B81"/>
    <w:rsid w:val="00381475"/>
    <w:rsid w:val="00383191"/>
    <w:rsid w:val="003844F0"/>
    <w:rsid w:val="00386DED"/>
    <w:rsid w:val="003874E2"/>
    <w:rsid w:val="003912E7"/>
    <w:rsid w:val="00393947"/>
    <w:rsid w:val="00393FBD"/>
    <w:rsid w:val="003A01A2"/>
    <w:rsid w:val="003A030B"/>
    <w:rsid w:val="003A0369"/>
    <w:rsid w:val="003A0B4C"/>
    <w:rsid w:val="003A1F37"/>
    <w:rsid w:val="003A2275"/>
    <w:rsid w:val="003A2373"/>
    <w:rsid w:val="003A2B08"/>
    <w:rsid w:val="003A3D3F"/>
    <w:rsid w:val="003A6134"/>
    <w:rsid w:val="003A6A4F"/>
    <w:rsid w:val="003A7088"/>
    <w:rsid w:val="003B00DF"/>
    <w:rsid w:val="003B1179"/>
    <w:rsid w:val="003B1275"/>
    <w:rsid w:val="003B1778"/>
    <w:rsid w:val="003B2860"/>
    <w:rsid w:val="003B35EF"/>
    <w:rsid w:val="003B3C7D"/>
    <w:rsid w:val="003B5D72"/>
    <w:rsid w:val="003B7DFB"/>
    <w:rsid w:val="003C0F26"/>
    <w:rsid w:val="003C11CB"/>
    <w:rsid w:val="003C3785"/>
    <w:rsid w:val="003C4C3E"/>
    <w:rsid w:val="003C5F39"/>
    <w:rsid w:val="003C6A91"/>
    <w:rsid w:val="003C75F3"/>
    <w:rsid w:val="003C78A3"/>
    <w:rsid w:val="003D1108"/>
    <w:rsid w:val="003D5AD1"/>
    <w:rsid w:val="003D6473"/>
    <w:rsid w:val="003D7961"/>
    <w:rsid w:val="003D7E71"/>
    <w:rsid w:val="003E0DDA"/>
    <w:rsid w:val="003E16E9"/>
    <w:rsid w:val="003E1867"/>
    <w:rsid w:val="003E5729"/>
    <w:rsid w:val="003E5E90"/>
    <w:rsid w:val="003E6385"/>
    <w:rsid w:val="003F0293"/>
    <w:rsid w:val="003F05BD"/>
    <w:rsid w:val="003F4EE0"/>
    <w:rsid w:val="003F5BEB"/>
    <w:rsid w:val="003F7F53"/>
    <w:rsid w:val="00402153"/>
    <w:rsid w:val="00402D82"/>
    <w:rsid w:val="00402FC1"/>
    <w:rsid w:val="00407DD0"/>
    <w:rsid w:val="00410126"/>
    <w:rsid w:val="00421880"/>
    <w:rsid w:val="00421CE7"/>
    <w:rsid w:val="00423B72"/>
    <w:rsid w:val="00425082"/>
    <w:rsid w:val="00431DEB"/>
    <w:rsid w:val="004360B4"/>
    <w:rsid w:val="00436F34"/>
    <w:rsid w:val="004412F0"/>
    <w:rsid w:val="00442BD5"/>
    <w:rsid w:val="00444312"/>
    <w:rsid w:val="00446451"/>
    <w:rsid w:val="00446A93"/>
    <w:rsid w:val="00446B29"/>
    <w:rsid w:val="00451566"/>
    <w:rsid w:val="0045246B"/>
    <w:rsid w:val="00452F07"/>
    <w:rsid w:val="0045309C"/>
    <w:rsid w:val="00453F9A"/>
    <w:rsid w:val="00456E20"/>
    <w:rsid w:val="004600EA"/>
    <w:rsid w:val="00460B13"/>
    <w:rsid w:val="00462F01"/>
    <w:rsid w:val="00463599"/>
    <w:rsid w:val="004648D5"/>
    <w:rsid w:val="00464F0C"/>
    <w:rsid w:val="00466966"/>
    <w:rsid w:val="00466DFA"/>
    <w:rsid w:val="0047050A"/>
    <w:rsid w:val="0047163D"/>
    <w:rsid w:val="00471B31"/>
    <w:rsid w:val="00471E91"/>
    <w:rsid w:val="00473D14"/>
    <w:rsid w:val="00474675"/>
    <w:rsid w:val="0047470C"/>
    <w:rsid w:val="0047642E"/>
    <w:rsid w:val="0048011D"/>
    <w:rsid w:val="00482C82"/>
    <w:rsid w:val="00482DF2"/>
    <w:rsid w:val="004830C7"/>
    <w:rsid w:val="004842D8"/>
    <w:rsid w:val="00484D4D"/>
    <w:rsid w:val="00485338"/>
    <w:rsid w:val="00485528"/>
    <w:rsid w:val="00490F5C"/>
    <w:rsid w:val="00497D23"/>
    <w:rsid w:val="004A1382"/>
    <w:rsid w:val="004A35F9"/>
    <w:rsid w:val="004A629B"/>
    <w:rsid w:val="004A6BA6"/>
    <w:rsid w:val="004B0802"/>
    <w:rsid w:val="004B186E"/>
    <w:rsid w:val="004B24C1"/>
    <w:rsid w:val="004B2A28"/>
    <w:rsid w:val="004B3263"/>
    <w:rsid w:val="004B38D6"/>
    <w:rsid w:val="004B6473"/>
    <w:rsid w:val="004B7386"/>
    <w:rsid w:val="004B78DF"/>
    <w:rsid w:val="004C1AFD"/>
    <w:rsid w:val="004C22D9"/>
    <w:rsid w:val="004C27F8"/>
    <w:rsid w:val="004C292F"/>
    <w:rsid w:val="004C3C05"/>
    <w:rsid w:val="004D1460"/>
    <w:rsid w:val="004D2883"/>
    <w:rsid w:val="004D2E7E"/>
    <w:rsid w:val="004D3591"/>
    <w:rsid w:val="004E1D54"/>
    <w:rsid w:val="004E3315"/>
    <w:rsid w:val="004E560B"/>
    <w:rsid w:val="004E6E13"/>
    <w:rsid w:val="004E78EA"/>
    <w:rsid w:val="004F1D75"/>
    <w:rsid w:val="00500672"/>
    <w:rsid w:val="00500A2C"/>
    <w:rsid w:val="005033EC"/>
    <w:rsid w:val="00503C8C"/>
    <w:rsid w:val="00505FD0"/>
    <w:rsid w:val="00510280"/>
    <w:rsid w:val="0051094B"/>
    <w:rsid w:val="005110F3"/>
    <w:rsid w:val="005111BB"/>
    <w:rsid w:val="00513D73"/>
    <w:rsid w:val="005140AE"/>
    <w:rsid w:val="00514A43"/>
    <w:rsid w:val="005174E5"/>
    <w:rsid w:val="00517715"/>
    <w:rsid w:val="00521CB7"/>
    <w:rsid w:val="00522393"/>
    <w:rsid w:val="00522620"/>
    <w:rsid w:val="005230AE"/>
    <w:rsid w:val="005234FA"/>
    <w:rsid w:val="00524BC9"/>
    <w:rsid w:val="00525656"/>
    <w:rsid w:val="005326E8"/>
    <w:rsid w:val="00534C02"/>
    <w:rsid w:val="00535CE1"/>
    <w:rsid w:val="005376C6"/>
    <w:rsid w:val="00537DDA"/>
    <w:rsid w:val="005409D6"/>
    <w:rsid w:val="00540ED0"/>
    <w:rsid w:val="0054264B"/>
    <w:rsid w:val="00543786"/>
    <w:rsid w:val="00545392"/>
    <w:rsid w:val="0054747B"/>
    <w:rsid w:val="00547C08"/>
    <w:rsid w:val="00552205"/>
    <w:rsid w:val="005533D7"/>
    <w:rsid w:val="0056437A"/>
    <w:rsid w:val="00565D03"/>
    <w:rsid w:val="005703DE"/>
    <w:rsid w:val="00570534"/>
    <w:rsid w:val="00582443"/>
    <w:rsid w:val="00583573"/>
    <w:rsid w:val="0058464E"/>
    <w:rsid w:val="00584A0E"/>
    <w:rsid w:val="0058540B"/>
    <w:rsid w:val="00587095"/>
    <w:rsid w:val="00587867"/>
    <w:rsid w:val="00590930"/>
    <w:rsid w:val="0059319B"/>
    <w:rsid w:val="005A01CB"/>
    <w:rsid w:val="005A1294"/>
    <w:rsid w:val="005A58FF"/>
    <w:rsid w:val="005A5951"/>
    <w:rsid w:val="005A5EAF"/>
    <w:rsid w:val="005A64C0"/>
    <w:rsid w:val="005A6C77"/>
    <w:rsid w:val="005B1069"/>
    <w:rsid w:val="005B107B"/>
    <w:rsid w:val="005B3C11"/>
    <w:rsid w:val="005B3F66"/>
    <w:rsid w:val="005B59C1"/>
    <w:rsid w:val="005B5D44"/>
    <w:rsid w:val="005C00DE"/>
    <w:rsid w:val="005C1C28"/>
    <w:rsid w:val="005C1C59"/>
    <w:rsid w:val="005C215F"/>
    <w:rsid w:val="005C50A8"/>
    <w:rsid w:val="005C5E78"/>
    <w:rsid w:val="005C6DB5"/>
    <w:rsid w:val="005D00C8"/>
    <w:rsid w:val="005D53F7"/>
    <w:rsid w:val="005D5419"/>
    <w:rsid w:val="005D5A4D"/>
    <w:rsid w:val="005D7049"/>
    <w:rsid w:val="005E0990"/>
    <w:rsid w:val="005E19E7"/>
    <w:rsid w:val="005E2A54"/>
    <w:rsid w:val="005E2AAC"/>
    <w:rsid w:val="005E38DB"/>
    <w:rsid w:val="005F0915"/>
    <w:rsid w:val="005F0F44"/>
    <w:rsid w:val="005F1EA8"/>
    <w:rsid w:val="005F65E9"/>
    <w:rsid w:val="005F6AAC"/>
    <w:rsid w:val="005F6F21"/>
    <w:rsid w:val="00603711"/>
    <w:rsid w:val="006044AE"/>
    <w:rsid w:val="006077A0"/>
    <w:rsid w:val="0061156D"/>
    <w:rsid w:val="0061249D"/>
    <w:rsid w:val="006136B5"/>
    <w:rsid w:val="00614E52"/>
    <w:rsid w:val="00614FA6"/>
    <w:rsid w:val="00614FB7"/>
    <w:rsid w:val="0061716C"/>
    <w:rsid w:val="006243A1"/>
    <w:rsid w:val="00625904"/>
    <w:rsid w:val="00625B5C"/>
    <w:rsid w:val="006272EF"/>
    <w:rsid w:val="00627DAA"/>
    <w:rsid w:val="00632E56"/>
    <w:rsid w:val="00634266"/>
    <w:rsid w:val="00634D80"/>
    <w:rsid w:val="00635CBA"/>
    <w:rsid w:val="006407AD"/>
    <w:rsid w:val="0064338B"/>
    <w:rsid w:val="00644BF9"/>
    <w:rsid w:val="00646542"/>
    <w:rsid w:val="0064745A"/>
    <w:rsid w:val="006504F4"/>
    <w:rsid w:val="00650664"/>
    <w:rsid w:val="00654BC9"/>
    <w:rsid w:val="006552FD"/>
    <w:rsid w:val="00655830"/>
    <w:rsid w:val="00655B0D"/>
    <w:rsid w:val="00660CCB"/>
    <w:rsid w:val="00661009"/>
    <w:rsid w:val="00663AF3"/>
    <w:rsid w:val="006641A8"/>
    <w:rsid w:val="00666B6C"/>
    <w:rsid w:val="006718D3"/>
    <w:rsid w:val="00671B53"/>
    <w:rsid w:val="00671DDB"/>
    <w:rsid w:val="006723E7"/>
    <w:rsid w:val="00676531"/>
    <w:rsid w:val="00681AFC"/>
    <w:rsid w:val="00682682"/>
    <w:rsid w:val="00682702"/>
    <w:rsid w:val="00683C90"/>
    <w:rsid w:val="00683F2D"/>
    <w:rsid w:val="0069174C"/>
    <w:rsid w:val="00692368"/>
    <w:rsid w:val="00694356"/>
    <w:rsid w:val="006A026A"/>
    <w:rsid w:val="006A0FBE"/>
    <w:rsid w:val="006A11B3"/>
    <w:rsid w:val="006A20BF"/>
    <w:rsid w:val="006A2EBC"/>
    <w:rsid w:val="006A32EB"/>
    <w:rsid w:val="006A5373"/>
    <w:rsid w:val="006A589A"/>
    <w:rsid w:val="006A5EA0"/>
    <w:rsid w:val="006A712F"/>
    <w:rsid w:val="006A783B"/>
    <w:rsid w:val="006A7B33"/>
    <w:rsid w:val="006B1B2A"/>
    <w:rsid w:val="006B1F4A"/>
    <w:rsid w:val="006B2624"/>
    <w:rsid w:val="006B292D"/>
    <w:rsid w:val="006B4A39"/>
    <w:rsid w:val="006B4CC4"/>
    <w:rsid w:val="006B4E13"/>
    <w:rsid w:val="006B592B"/>
    <w:rsid w:val="006B60D8"/>
    <w:rsid w:val="006B75DD"/>
    <w:rsid w:val="006C17A1"/>
    <w:rsid w:val="006C287C"/>
    <w:rsid w:val="006C603A"/>
    <w:rsid w:val="006C67E0"/>
    <w:rsid w:val="006C6C1A"/>
    <w:rsid w:val="006C718E"/>
    <w:rsid w:val="006C7ABA"/>
    <w:rsid w:val="006D006C"/>
    <w:rsid w:val="006D0C39"/>
    <w:rsid w:val="006D0D60"/>
    <w:rsid w:val="006D1122"/>
    <w:rsid w:val="006D1195"/>
    <w:rsid w:val="006D3364"/>
    <w:rsid w:val="006D347C"/>
    <w:rsid w:val="006D3C00"/>
    <w:rsid w:val="006D42B4"/>
    <w:rsid w:val="006D5DE1"/>
    <w:rsid w:val="006E0F46"/>
    <w:rsid w:val="006E1CFB"/>
    <w:rsid w:val="006E3675"/>
    <w:rsid w:val="006E460B"/>
    <w:rsid w:val="006E4A7F"/>
    <w:rsid w:val="006F2639"/>
    <w:rsid w:val="006F5B0D"/>
    <w:rsid w:val="006F5D7C"/>
    <w:rsid w:val="006F619B"/>
    <w:rsid w:val="006F7E93"/>
    <w:rsid w:val="0070062E"/>
    <w:rsid w:val="00701F37"/>
    <w:rsid w:val="00703716"/>
    <w:rsid w:val="007044FD"/>
    <w:rsid w:val="00704DF6"/>
    <w:rsid w:val="0070651C"/>
    <w:rsid w:val="00707615"/>
    <w:rsid w:val="007132A3"/>
    <w:rsid w:val="0071577B"/>
    <w:rsid w:val="00716421"/>
    <w:rsid w:val="00722157"/>
    <w:rsid w:val="00722701"/>
    <w:rsid w:val="007248B2"/>
    <w:rsid w:val="00724EFB"/>
    <w:rsid w:val="00731A19"/>
    <w:rsid w:val="00731B38"/>
    <w:rsid w:val="00736A70"/>
    <w:rsid w:val="00740DCC"/>
    <w:rsid w:val="00741426"/>
    <w:rsid w:val="007419C3"/>
    <w:rsid w:val="0074258C"/>
    <w:rsid w:val="00743A57"/>
    <w:rsid w:val="007467A7"/>
    <w:rsid w:val="007469DD"/>
    <w:rsid w:val="0074741B"/>
    <w:rsid w:val="0074759E"/>
    <w:rsid w:val="007478EA"/>
    <w:rsid w:val="00747E9B"/>
    <w:rsid w:val="007500AC"/>
    <w:rsid w:val="0075415C"/>
    <w:rsid w:val="00756F1C"/>
    <w:rsid w:val="00757A1E"/>
    <w:rsid w:val="00763502"/>
    <w:rsid w:val="00763B3F"/>
    <w:rsid w:val="0076515B"/>
    <w:rsid w:val="00766185"/>
    <w:rsid w:val="00766D5E"/>
    <w:rsid w:val="0076708D"/>
    <w:rsid w:val="0077142B"/>
    <w:rsid w:val="007718E5"/>
    <w:rsid w:val="007741A0"/>
    <w:rsid w:val="007756B6"/>
    <w:rsid w:val="007773B4"/>
    <w:rsid w:val="007810CD"/>
    <w:rsid w:val="00783156"/>
    <w:rsid w:val="0078350C"/>
    <w:rsid w:val="00784D91"/>
    <w:rsid w:val="007852EE"/>
    <w:rsid w:val="007913AB"/>
    <w:rsid w:val="00791437"/>
    <w:rsid w:val="007914F7"/>
    <w:rsid w:val="007977A6"/>
    <w:rsid w:val="00797927"/>
    <w:rsid w:val="007A0A3C"/>
    <w:rsid w:val="007A10C2"/>
    <w:rsid w:val="007A2B85"/>
    <w:rsid w:val="007A637C"/>
    <w:rsid w:val="007B1625"/>
    <w:rsid w:val="007B1AF8"/>
    <w:rsid w:val="007B603A"/>
    <w:rsid w:val="007B6225"/>
    <w:rsid w:val="007B706E"/>
    <w:rsid w:val="007B71EB"/>
    <w:rsid w:val="007B75CA"/>
    <w:rsid w:val="007C0435"/>
    <w:rsid w:val="007C2E7F"/>
    <w:rsid w:val="007C3938"/>
    <w:rsid w:val="007C4218"/>
    <w:rsid w:val="007C6205"/>
    <w:rsid w:val="007C686A"/>
    <w:rsid w:val="007C728E"/>
    <w:rsid w:val="007D06E6"/>
    <w:rsid w:val="007D17B3"/>
    <w:rsid w:val="007D2C53"/>
    <w:rsid w:val="007D3B12"/>
    <w:rsid w:val="007D3D60"/>
    <w:rsid w:val="007D4AEE"/>
    <w:rsid w:val="007D5C77"/>
    <w:rsid w:val="007E1086"/>
    <w:rsid w:val="007E1980"/>
    <w:rsid w:val="007E4B76"/>
    <w:rsid w:val="007E5EA8"/>
    <w:rsid w:val="007E65F8"/>
    <w:rsid w:val="007E7308"/>
    <w:rsid w:val="007F0CF1"/>
    <w:rsid w:val="007F12A5"/>
    <w:rsid w:val="007F3CB8"/>
    <w:rsid w:val="007F4CF1"/>
    <w:rsid w:val="007F5372"/>
    <w:rsid w:val="007F6BC2"/>
    <w:rsid w:val="007F758D"/>
    <w:rsid w:val="007F7D52"/>
    <w:rsid w:val="0080097F"/>
    <w:rsid w:val="00800BFC"/>
    <w:rsid w:val="00801DDF"/>
    <w:rsid w:val="00804845"/>
    <w:rsid w:val="008058EB"/>
    <w:rsid w:val="00805C3C"/>
    <w:rsid w:val="0080619D"/>
    <w:rsid w:val="008062A7"/>
    <w:rsid w:val="0080654C"/>
    <w:rsid w:val="008071C6"/>
    <w:rsid w:val="008072F4"/>
    <w:rsid w:val="0081771E"/>
    <w:rsid w:val="00817A00"/>
    <w:rsid w:val="008208D1"/>
    <w:rsid w:val="00820CCD"/>
    <w:rsid w:val="00820D26"/>
    <w:rsid w:val="00821811"/>
    <w:rsid w:val="00821B13"/>
    <w:rsid w:val="0082315E"/>
    <w:rsid w:val="0082754B"/>
    <w:rsid w:val="00831168"/>
    <w:rsid w:val="00832033"/>
    <w:rsid w:val="00832E98"/>
    <w:rsid w:val="00835DB3"/>
    <w:rsid w:val="0083617B"/>
    <w:rsid w:val="008361D2"/>
    <w:rsid w:val="008371BD"/>
    <w:rsid w:val="008379EA"/>
    <w:rsid w:val="00845BA6"/>
    <w:rsid w:val="008504A8"/>
    <w:rsid w:val="0085282E"/>
    <w:rsid w:val="008536AF"/>
    <w:rsid w:val="0086136D"/>
    <w:rsid w:val="008618C0"/>
    <w:rsid w:val="00870483"/>
    <w:rsid w:val="0087198C"/>
    <w:rsid w:val="00871AC2"/>
    <w:rsid w:val="0087226F"/>
    <w:rsid w:val="00872BCB"/>
    <w:rsid w:val="00872C1F"/>
    <w:rsid w:val="00873B42"/>
    <w:rsid w:val="00873D78"/>
    <w:rsid w:val="0087564D"/>
    <w:rsid w:val="00875E41"/>
    <w:rsid w:val="00883A82"/>
    <w:rsid w:val="00883E3D"/>
    <w:rsid w:val="008856D8"/>
    <w:rsid w:val="00885D7F"/>
    <w:rsid w:val="00887446"/>
    <w:rsid w:val="00887C42"/>
    <w:rsid w:val="008901C2"/>
    <w:rsid w:val="008920E8"/>
    <w:rsid w:val="00892E82"/>
    <w:rsid w:val="0089464D"/>
    <w:rsid w:val="008A1364"/>
    <w:rsid w:val="008A27BE"/>
    <w:rsid w:val="008B1A1B"/>
    <w:rsid w:val="008B55B1"/>
    <w:rsid w:val="008B6F12"/>
    <w:rsid w:val="008B7A0E"/>
    <w:rsid w:val="008C029B"/>
    <w:rsid w:val="008C131B"/>
    <w:rsid w:val="008C144D"/>
    <w:rsid w:val="008C1B58"/>
    <w:rsid w:val="008C281D"/>
    <w:rsid w:val="008C39AE"/>
    <w:rsid w:val="008C3A5B"/>
    <w:rsid w:val="008C504D"/>
    <w:rsid w:val="008C5791"/>
    <w:rsid w:val="008C590D"/>
    <w:rsid w:val="008C6E29"/>
    <w:rsid w:val="008C700D"/>
    <w:rsid w:val="008D05A6"/>
    <w:rsid w:val="008D1741"/>
    <w:rsid w:val="008D7E9C"/>
    <w:rsid w:val="008E031B"/>
    <w:rsid w:val="008E2650"/>
    <w:rsid w:val="008E33C6"/>
    <w:rsid w:val="008E7029"/>
    <w:rsid w:val="008E7EF6"/>
    <w:rsid w:val="008F05D6"/>
    <w:rsid w:val="008F0A59"/>
    <w:rsid w:val="008F1F98"/>
    <w:rsid w:val="008F3BB6"/>
    <w:rsid w:val="008F5CEC"/>
    <w:rsid w:val="008F6758"/>
    <w:rsid w:val="00900CC0"/>
    <w:rsid w:val="00900DDF"/>
    <w:rsid w:val="00901399"/>
    <w:rsid w:val="009015B2"/>
    <w:rsid w:val="009040DD"/>
    <w:rsid w:val="00905088"/>
    <w:rsid w:val="00905B47"/>
    <w:rsid w:val="009061D5"/>
    <w:rsid w:val="00906C1C"/>
    <w:rsid w:val="00906DF8"/>
    <w:rsid w:val="00907F18"/>
    <w:rsid w:val="009100DE"/>
    <w:rsid w:val="00910D4A"/>
    <w:rsid w:val="00912553"/>
    <w:rsid w:val="00913073"/>
    <w:rsid w:val="0091331C"/>
    <w:rsid w:val="00915173"/>
    <w:rsid w:val="0092214D"/>
    <w:rsid w:val="00922CA3"/>
    <w:rsid w:val="00924DB1"/>
    <w:rsid w:val="009252ED"/>
    <w:rsid w:val="009254BA"/>
    <w:rsid w:val="00925744"/>
    <w:rsid w:val="0092654F"/>
    <w:rsid w:val="009268A0"/>
    <w:rsid w:val="0092716A"/>
    <w:rsid w:val="009279DE"/>
    <w:rsid w:val="00927DC0"/>
    <w:rsid w:val="00930116"/>
    <w:rsid w:val="00940001"/>
    <w:rsid w:val="00940316"/>
    <w:rsid w:val="0094102C"/>
    <w:rsid w:val="0094212C"/>
    <w:rsid w:val="00945A39"/>
    <w:rsid w:val="009521D2"/>
    <w:rsid w:val="009527DA"/>
    <w:rsid w:val="00953970"/>
    <w:rsid w:val="009544BD"/>
    <w:rsid w:val="00954689"/>
    <w:rsid w:val="00956221"/>
    <w:rsid w:val="00956EAB"/>
    <w:rsid w:val="009574D0"/>
    <w:rsid w:val="00960308"/>
    <w:rsid w:val="00960C5C"/>
    <w:rsid w:val="009615DC"/>
    <w:rsid w:val="009617C9"/>
    <w:rsid w:val="00961C93"/>
    <w:rsid w:val="00962381"/>
    <w:rsid w:val="00962A1B"/>
    <w:rsid w:val="00965145"/>
    <w:rsid w:val="00965324"/>
    <w:rsid w:val="0097091E"/>
    <w:rsid w:val="009739FA"/>
    <w:rsid w:val="00973A24"/>
    <w:rsid w:val="009760CF"/>
    <w:rsid w:val="009760D3"/>
    <w:rsid w:val="00976D9C"/>
    <w:rsid w:val="00976E9F"/>
    <w:rsid w:val="00977132"/>
    <w:rsid w:val="009816E3"/>
    <w:rsid w:val="00981A4B"/>
    <w:rsid w:val="00982501"/>
    <w:rsid w:val="009833EF"/>
    <w:rsid w:val="0098414F"/>
    <w:rsid w:val="0098460F"/>
    <w:rsid w:val="00984E0E"/>
    <w:rsid w:val="00985BDC"/>
    <w:rsid w:val="009877D3"/>
    <w:rsid w:val="00992024"/>
    <w:rsid w:val="00994661"/>
    <w:rsid w:val="00994E8F"/>
    <w:rsid w:val="009951DC"/>
    <w:rsid w:val="009959BB"/>
    <w:rsid w:val="00997158"/>
    <w:rsid w:val="009972F4"/>
    <w:rsid w:val="009A0855"/>
    <w:rsid w:val="009A3131"/>
    <w:rsid w:val="009A3A7C"/>
    <w:rsid w:val="009A5179"/>
    <w:rsid w:val="009A61FA"/>
    <w:rsid w:val="009A7A26"/>
    <w:rsid w:val="009B2ADB"/>
    <w:rsid w:val="009B4B7C"/>
    <w:rsid w:val="009B603A"/>
    <w:rsid w:val="009B67BB"/>
    <w:rsid w:val="009C2001"/>
    <w:rsid w:val="009C2D0E"/>
    <w:rsid w:val="009C378F"/>
    <w:rsid w:val="009C3DAC"/>
    <w:rsid w:val="009C42E0"/>
    <w:rsid w:val="009D1F70"/>
    <w:rsid w:val="009D26C3"/>
    <w:rsid w:val="009D3D40"/>
    <w:rsid w:val="009D42D9"/>
    <w:rsid w:val="009D5362"/>
    <w:rsid w:val="009D5621"/>
    <w:rsid w:val="009D68BB"/>
    <w:rsid w:val="009E1415"/>
    <w:rsid w:val="009E27BF"/>
    <w:rsid w:val="009E57B4"/>
    <w:rsid w:val="009E6116"/>
    <w:rsid w:val="009F09A6"/>
    <w:rsid w:val="009F200F"/>
    <w:rsid w:val="009F2533"/>
    <w:rsid w:val="009F64D9"/>
    <w:rsid w:val="009F696F"/>
    <w:rsid w:val="00A02E43"/>
    <w:rsid w:val="00A04996"/>
    <w:rsid w:val="00A04C38"/>
    <w:rsid w:val="00A06001"/>
    <w:rsid w:val="00A065F9"/>
    <w:rsid w:val="00A07F34"/>
    <w:rsid w:val="00A12A26"/>
    <w:rsid w:val="00A1333F"/>
    <w:rsid w:val="00A1384B"/>
    <w:rsid w:val="00A13C83"/>
    <w:rsid w:val="00A1466F"/>
    <w:rsid w:val="00A15539"/>
    <w:rsid w:val="00A1583D"/>
    <w:rsid w:val="00A22154"/>
    <w:rsid w:val="00A24228"/>
    <w:rsid w:val="00A24EB8"/>
    <w:rsid w:val="00A25C38"/>
    <w:rsid w:val="00A2689C"/>
    <w:rsid w:val="00A36210"/>
    <w:rsid w:val="00A36BBE"/>
    <w:rsid w:val="00A41A7F"/>
    <w:rsid w:val="00A41D5F"/>
    <w:rsid w:val="00A42B21"/>
    <w:rsid w:val="00A4307A"/>
    <w:rsid w:val="00A4520F"/>
    <w:rsid w:val="00A47EBB"/>
    <w:rsid w:val="00A51CDD"/>
    <w:rsid w:val="00A60966"/>
    <w:rsid w:val="00A61083"/>
    <w:rsid w:val="00A62D5E"/>
    <w:rsid w:val="00A634E2"/>
    <w:rsid w:val="00A6371F"/>
    <w:rsid w:val="00A650AC"/>
    <w:rsid w:val="00A660E3"/>
    <w:rsid w:val="00A66B5C"/>
    <w:rsid w:val="00A6730D"/>
    <w:rsid w:val="00A704E5"/>
    <w:rsid w:val="00A71625"/>
    <w:rsid w:val="00A7179B"/>
    <w:rsid w:val="00A71B9B"/>
    <w:rsid w:val="00A72954"/>
    <w:rsid w:val="00A72F86"/>
    <w:rsid w:val="00A73B28"/>
    <w:rsid w:val="00A73EEE"/>
    <w:rsid w:val="00A743AE"/>
    <w:rsid w:val="00A74534"/>
    <w:rsid w:val="00A74EC4"/>
    <w:rsid w:val="00A751C7"/>
    <w:rsid w:val="00A769E2"/>
    <w:rsid w:val="00A80004"/>
    <w:rsid w:val="00A81099"/>
    <w:rsid w:val="00A815B6"/>
    <w:rsid w:val="00A83CE5"/>
    <w:rsid w:val="00A84628"/>
    <w:rsid w:val="00A851CE"/>
    <w:rsid w:val="00A86356"/>
    <w:rsid w:val="00A86360"/>
    <w:rsid w:val="00A87844"/>
    <w:rsid w:val="00A87AF0"/>
    <w:rsid w:val="00A90926"/>
    <w:rsid w:val="00A93D1A"/>
    <w:rsid w:val="00AA038C"/>
    <w:rsid w:val="00AA19A9"/>
    <w:rsid w:val="00AA409F"/>
    <w:rsid w:val="00AA41DB"/>
    <w:rsid w:val="00AA6935"/>
    <w:rsid w:val="00AA6DF1"/>
    <w:rsid w:val="00AA7103"/>
    <w:rsid w:val="00AA7A09"/>
    <w:rsid w:val="00AB0273"/>
    <w:rsid w:val="00AB08D0"/>
    <w:rsid w:val="00AB2BA4"/>
    <w:rsid w:val="00AB310B"/>
    <w:rsid w:val="00AB3B50"/>
    <w:rsid w:val="00AB3C88"/>
    <w:rsid w:val="00AB55B5"/>
    <w:rsid w:val="00AC05B1"/>
    <w:rsid w:val="00AC07F0"/>
    <w:rsid w:val="00AC169A"/>
    <w:rsid w:val="00AD252E"/>
    <w:rsid w:val="00AD356C"/>
    <w:rsid w:val="00AD640E"/>
    <w:rsid w:val="00AD7612"/>
    <w:rsid w:val="00AE2914"/>
    <w:rsid w:val="00AE2B16"/>
    <w:rsid w:val="00AE4D79"/>
    <w:rsid w:val="00AE4EEB"/>
    <w:rsid w:val="00AE6570"/>
    <w:rsid w:val="00AE6829"/>
    <w:rsid w:val="00AE6D15"/>
    <w:rsid w:val="00AF2016"/>
    <w:rsid w:val="00AF3100"/>
    <w:rsid w:val="00AF45A2"/>
    <w:rsid w:val="00AF4BAF"/>
    <w:rsid w:val="00AF6CDC"/>
    <w:rsid w:val="00AF6EA6"/>
    <w:rsid w:val="00AF7672"/>
    <w:rsid w:val="00B00A92"/>
    <w:rsid w:val="00B0292D"/>
    <w:rsid w:val="00B03C27"/>
    <w:rsid w:val="00B04182"/>
    <w:rsid w:val="00B05F0B"/>
    <w:rsid w:val="00B07AE3"/>
    <w:rsid w:val="00B102D5"/>
    <w:rsid w:val="00B11430"/>
    <w:rsid w:val="00B1267B"/>
    <w:rsid w:val="00B132BA"/>
    <w:rsid w:val="00B14C97"/>
    <w:rsid w:val="00B15BC8"/>
    <w:rsid w:val="00B15D43"/>
    <w:rsid w:val="00B16939"/>
    <w:rsid w:val="00B17F19"/>
    <w:rsid w:val="00B21521"/>
    <w:rsid w:val="00B23C91"/>
    <w:rsid w:val="00B254E9"/>
    <w:rsid w:val="00B3390A"/>
    <w:rsid w:val="00B353EB"/>
    <w:rsid w:val="00B36C51"/>
    <w:rsid w:val="00B3769E"/>
    <w:rsid w:val="00B37CD6"/>
    <w:rsid w:val="00B430AF"/>
    <w:rsid w:val="00B439C4"/>
    <w:rsid w:val="00B441B9"/>
    <w:rsid w:val="00B4535E"/>
    <w:rsid w:val="00B46431"/>
    <w:rsid w:val="00B464B6"/>
    <w:rsid w:val="00B52A8C"/>
    <w:rsid w:val="00B56F74"/>
    <w:rsid w:val="00B615B3"/>
    <w:rsid w:val="00B636A8"/>
    <w:rsid w:val="00B63790"/>
    <w:rsid w:val="00B65457"/>
    <w:rsid w:val="00B65907"/>
    <w:rsid w:val="00B65A42"/>
    <w:rsid w:val="00B65F3D"/>
    <w:rsid w:val="00B65F6D"/>
    <w:rsid w:val="00B665C6"/>
    <w:rsid w:val="00B66DE7"/>
    <w:rsid w:val="00B73EFB"/>
    <w:rsid w:val="00B745CF"/>
    <w:rsid w:val="00B74B9C"/>
    <w:rsid w:val="00B75BB1"/>
    <w:rsid w:val="00B75E78"/>
    <w:rsid w:val="00B75FBA"/>
    <w:rsid w:val="00B805AF"/>
    <w:rsid w:val="00B81382"/>
    <w:rsid w:val="00B828C9"/>
    <w:rsid w:val="00B864E5"/>
    <w:rsid w:val="00B869EC"/>
    <w:rsid w:val="00B87AEF"/>
    <w:rsid w:val="00B87BD7"/>
    <w:rsid w:val="00B92FEF"/>
    <w:rsid w:val="00B9397A"/>
    <w:rsid w:val="00B9633D"/>
    <w:rsid w:val="00B97495"/>
    <w:rsid w:val="00BA2485"/>
    <w:rsid w:val="00BA2EBE"/>
    <w:rsid w:val="00BA3719"/>
    <w:rsid w:val="00BA3722"/>
    <w:rsid w:val="00BA3AC6"/>
    <w:rsid w:val="00BA3C52"/>
    <w:rsid w:val="00BA756C"/>
    <w:rsid w:val="00BA7972"/>
    <w:rsid w:val="00BB0F28"/>
    <w:rsid w:val="00BB28DC"/>
    <w:rsid w:val="00BB29D6"/>
    <w:rsid w:val="00BB3FBB"/>
    <w:rsid w:val="00BB458A"/>
    <w:rsid w:val="00BB51FB"/>
    <w:rsid w:val="00BB5652"/>
    <w:rsid w:val="00BC00AE"/>
    <w:rsid w:val="00BC20D9"/>
    <w:rsid w:val="00BC2279"/>
    <w:rsid w:val="00BC51AF"/>
    <w:rsid w:val="00BC7250"/>
    <w:rsid w:val="00BD00D3"/>
    <w:rsid w:val="00BD011F"/>
    <w:rsid w:val="00BD1659"/>
    <w:rsid w:val="00BD1A70"/>
    <w:rsid w:val="00BD3AA9"/>
    <w:rsid w:val="00BD4A18"/>
    <w:rsid w:val="00BD6DB2"/>
    <w:rsid w:val="00BE0DC9"/>
    <w:rsid w:val="00BE11CF"/>
    <w:rsid w:val="00BE19F1"/>
    <w:rsid w:val="00BE21AB"/>
    <w:rsid w:val="00BE2840"/>
    <w:rsid w:val="00BE38BB"/>
    <w:rsid w:val="00BE55CB"/>
    <w:rsid w:val="00BE625B"/>
    <w:rsid w:val="00BE79BE"/>
    <w:rsid w:val="00BF27F9"/>
    <w:rsid w:val="00BF3FB6"/>
    <w:rsid w:val="00BF47CC"/>
    <w:rsid w:val="00BF617A"/>
    <w:rsid w:val="00C02EEF"/>
    <w:rsid w:val="00C0379D"/>
    <w:rsid w:val="00C03931"/>
    <w:rsid w:val="00C03A79"/>
    <w:rsid w:val="00C05FE3"/>
    <w:rsid w:val="00C069FE"/>
    <w:rsid w:val="00C0744E"/>
    <w:rsid w:val="00C07EA9"/>
    <w:rsid w:val="00C11268"/>
    <w:rsid w:val="00C140DA"/>
    <w:rsid w:val="00C141BF"/>
    <w:rsid w:val="00C14AAB"/>
    <w:rsid w:val="00C164BC"/>
    <w:rsid w:val="00C16A96"/>
    <w:rsid w:val="00C2136D"/>
    <w:rsid w:val="00C214EE"/>
    <w:rsid w:val="00C2314B"/>
    <w:rsid w:val="00C24971"/>
    <w:rsid w:val="00C24B18"/>
    <w:rsid w:val="00C26BE5"/>
    <w:rsid w:val="00C26E4D"/>
    <w:rsid w:val="00C27909"/>
    <w:rsid w:val="00C27B03"/>
    <w:rsid w:val="00C314E1"/>
    <w:rsid w:val="00C31873"/>
    <w:rsid w:val="00C31C18"/>
    <w:rsid w:val="00C32C16"/>
    <w:rsid w:val="00C33C2D"/>
    <w:rsid w:val="00C34397"/>
    <w:rsid w:val="00C37940"/>
    <w:rsid w:val="00C4095D"/>
    <w:rsid w:val="00C503C0"/>
    <w:rsid w:val="00C50583"/>
    <w:rsid w:val="00C53661"/>
    <w:rsid w:val="00C53EE3"/>
    <w:rsid w:val="00C601D2"/>
    <w:rsid w:val="00C60F5B"/>
    <w:rsid w:val="00C638DE"/>
    <w:rsid w:val="00C64744"/>
    <w:rsid w:val="00C65BCC"/>
    <w:rsid w:val="00C65E83"/>
    <w:rsid w:val="00C6644D"/>
    <w:rsid w:val="00C66970"/>
    <w:rsid w:val="00C711F7"/>
    <w:rsid w:val="00C71EFE"/>
    <w:rsid w:val="00C76E19"/>
    <w:rsid w:val="00C82F9E"/>
    <w:rsid w:val="00C84C8A"/>
    <w:rsid w:val="00C85001"/>
    <w:rsid w:val="00C859E4"/>
    <w:rsid w:val="00C8691C"/>
    <w:rsid w:val="00C87B1C"/>
    <w:rsid w:val="00C91D40"/>
    <w:rsid w:val="00CA0796"/>
    <w:rsid w:val="00CA168A"/>
    <w:rsid w:val="00CA357E"/>
    <w:rsid w:val="00CA35FE"/>
    <w:rsid w:val="00CA44F9"/>
    <w:rsid w:val="00CA4A69"/>
    <w:rsid w:val="00CB5D69"/>
    <w:rsid w:val="00CC2131"/>
    <w:rsid w:val="00CC2F1D"/>
    <w:rsid w:val="00CC309A"/>
    <w:rsid w:val="00CC3E0C"/>
    <w:rsid w:val="00CC41A7"/>
    <w:rsid w:val="00CC4F11"/>
    <w:rsid w:val="00CC55B3"/>
    <w:rsid w:val="00CC58D3"/>
    <w:rsid w:val="00CC7299"/>
    <w:rsid w:val="00CC784D"/>
    <w:rsid w:val="00CD066A"/>
    <w:rsid w:val="00CD1D98"/>
    <w:rsid w:val="00CD369C"/>
    <w:rsid w:val="00CD581D"/>
    <w:rsid w:val="00CE0591"/>
    <w:rsid w:val="00CE48A5"/>
    <w:rsid w:val="00CE501E"/>
    <w:rsid w:val="00CE56AE"/>
    <w:rsid w:val="00CE59D7"/>
    <w:rsid w:val="00CE63D1"/>
    <w:rsid w:val="00CE6425"/>
    <w:rsid w:val="00CF4379"/>
    <w:rsid w:val="00CF4C2A"/>
    <w:rsid w:val="00CF526B"/>
    <w:rsid w:val="00D00B4D"/>
    <w:rsid w:val="00D0128A"/>
    <w:rsid w:val="00D0337B"/>
    <w:rsid w:val="00D045FD"/>
    <w:rsid w:val="00D061C9"/>
    <w:rsid w:val="00D071BD"/>
    <w:rsid w:val="00D0794B"/>
    <w:rsid w:val="00D079B2"/>
    <w:rsid w:val="00D114E9"/>
    <w:rsid w:val="00D12646"/>
    <w:rsid w:val="00D141F4"/>
    <w:rsid w:val="00D144CD"/>
    <w:rsid w:val="00D175DA"/>
    <w:rsid w:val="00D22B7A"/>
    <w:rsid w:val="00D23EBB"/>
    <w:rsid w:val="00D25088"/>
    <w:rsid w:val="00D25303"/>
    <w:rsid w:val="00D25822"/>
    <w:rsid w:val="00D301DA"/>
    <w:rsid w:val="00D3056B"/>
    <w:rsid w:val="00D31858"/>
    <w:rsid w:val="00D32DBF"/>
    <w:rsid w:val="00D32FA0"/>
    <w:rsid w:val="00D33691"/>
    <w:rsid w:val="00D33752"/>
    <w:rsid w:val="00D359FF"/>
    <w:rsid w:val="00D36176"/>
    <w:rsid w:val="00D429C6"/>
    <w:rsid w:val="00D43395"/>
    <w:rsid w:val="00D46005"/>
    <w:rsid w:val="00D46640"/>
    <w:rsid w:val="00D47748"/>
    <w:rsid w:val="00D510F5"/>
    <w:rsid w:val="00D54CC3"/>
    <w:rsid w:val="00D57599"/>
    <w:rsid w:val="00D6000E"/>
    <w:rsid w:val="00D60318"/>
    <w:rsid w:val="00D6041A"/>
    <w:rsid w:val="00D633EB"/>
    <w:rsid w:val="00D646EF"/>
    <w:rsid w:val="00D70A34"/>
    <w:rsid w:val="00D75A02"/>
    <w:rsid w:val="00D818F0"/>
    <w:rsid w:val="00D82FF7"/>
    <w:rsid w:val="00D83149"/>
    <w:rsid w:val="00D83367"/>
    <w:rsid w:val="00D834AB"/>
    <w:rsid w:val="00D847FE"/>
    <w:rsid w:val="00D852B2"/>
    <w:rsid w:val="00D85964"/>
    <w:rsid w:val="00D871AF"/>
    <w:rsid w:val="00D90B71"/>
    <w:rsid w:val="00D9111D"/>
    <w:rsid w:val="00D94297"/>
    <w:rsid w:val="00D964EA"/>
    <w:rsid w:val="00D966D0"/>
    <w:rsid w:val="00DA0C59"/>
    <w:rsid w:val="00DA3991"/>
    <w:rsid w:val="00DA54D0"/>
    <w:rsid w:val="00DB2B1C"/>
    <w:rsid w:val="00DB6034"/>
    <w:rsid w:val="00DB6A4C"/>
    <w:rsid w:val="00DB7E6C"/>
    <w:rsid w:val="00DC4591"/>
    <w:rsid w:val="00DC7EED"/>
    <w:rsid w:val="00DD02FE"/>
    <w:rsid w:val="00DD409C"/>
    <w:rsid w:val="00DD56AE"/>
    <w:rsid w:val="00DD5734"/>
    <w:rsid w:val="00DD5A29"/>
    <w:rsid w:val="00DD5D9D"/>
    <w:rsid w:val="00DD6AC0"/>
    <w:rsid w:val="00DD7129"/>
    <w:rsid w:val="00DE18BE"/>
    <w:rsid w:val="00DE35CB"/>
    <w:rsid w:val="00DE4465"/>
    <w:rsid w:val="00DE6AA3"/>
    <w:rsid w:val="00DE76D6"/>
    <w:rsid w:val="00DE7BEC"/>
    <w:rsid w:val="00DF1D02"/>
    <w:rsid w:val="00DF21E9"/>
    <w:rsid w:val="00DF4551"/>
    <w:rsid w:val="00DF4CA6"/>
    <w:rsid w:val="00E00F14"/>
    <w:rsid w:val="00E0134F"/>
    <w:rsid w:val="00E05630"/>
    <w:rsid w:val="00E05757"/>
    <w:rsid w:val="00E06386"/>
    <w:rsid w:val="00E11798"/>
    <w:rsid w:val="00E12B05"/>
    <w:rsid w:val="00E16B86"/>
    <w:rsid w:val="00E1769A"/>
    <w:rsid w:val="00E22036"/>
    <w:rsid w:val="00E24EB4"/>
    <w:rsid w:val="00E26441"/>
    <w:rsid w:val="00E27BFB"/>
    <w:rsid w:val="00E320ED"/>
    <w:rsid w:val="00E33AFB"/>
    <w:rsid w:val="00E3406A"/>
    <w:rsid w:val="00E34218"/>
    <w:rsid w:val="00E35C02"/>
    <w:rsid w:val="00E373E3"/>
    <w:rsid w:val="00E37F0F"/>
    <w:rsid w:val="00E40322"/>
    <w:rsid w:val="00E409B2"/>
    <w:rsid w:val="00E427E0"/>
    <w:rsid w:val="00E442C2"/>
    <w:rsid w:val="00E45FFD"/>
    <w:rsid w:val="00E46282"/>
    <w:rsid w:val="00E520D8"/>
    <w:rsid w:val="00E5216E"/>
    <w:rsid w:val="00E57C35"/>
    <w:rsid w:val="00E63E5A"/>
    <w:rsid w:val="00E66726"/>
    <w:rsid w:val="00E66A31"/>
    <w:rsid w:val="00E74887"/>
    <w:rsid w:val="00E76696"/>
    <w:rsid w:val="00E76815"/>
    <w:rsid w:val="00E77CC3"/>
    <w:rsid w:val="00E8176E"/>
    <w:rsid w:val="00E8214E"/>
    <w:rsid w:val="00E82344"/>
    <w:rsid w:val="00E82F23"/>
    <w:rsid w:val="00E84C82"/>
    <w:rsid w:val="00E84D64"/>
    <w:rsid w:val="00E86CCD"/>
    <w:rsid w:val="00E87408"/>
    <w:rsid w:val="00E90652"/>
    <w:rsid w:val="00E90D06"/>
    <w:rsid w:val="00E914C4"/>
    <w:rsid w:val="00E934F5"/>
    <w:rsid w:val="00E94FFB"/>
    <w:rsid w:val="00E96961"/>
    <w:rsid w:val="00EA0304"/>
    <w:rsid w:val="00EA2E5F"/>
    <w:rsid w:val="00EA48E3"/>
    <w:rsid w:val="00EA72EC"/>
    <w:rsid w:val="00EA75AD"/>
    <w:rsid w:val="00EB11CB"/>
    <w:rsid w:val="00EB275A"/>
    <w:rsid w:val="00EB55F8"/>
    <w:rsid w:val="00EB5FFC"/>
    <w:rsid w:val="00EB6912"/>
    <w:rsid w:val="00EB786A"/>
    <w:rsid w:val="00EC13A5"/>
    <w:rsid w:val="00EC1578"/>
    <w:rsid w:val="00EC1C72"/>
    <w:rsid w:val="00EC3CC9"/>
    <w:rsid w:val="00EC47CA"/>
    <w:rsid w:val="00EC6619"/>
    <w:rsid w:val="00EC680A"/>
    <w:rsid w:val="00EC7FF3"/>
    <w:rsid w:val="00ED00E3"/>
    <w:rsid w:val="00ED097C"/>
    <w:rsid w:val="00ED1FF5"/>
    <w:rsid w:val="00ED2D3E"/>
    <w:rsid w:val="00ED63AE"/>
    <w:rsid w:val="00ED726E"/>
    <w:rsid w:val="00EE1433"/>
    <w:rsid w:val="00EE2BED"/>
    <w:rsid w:val="00EE374B"/>
    <w:rsid w:val="00EE3985"/>
    <w:rsid w:val="00EF0B74"/>
    <w:rsid w:val="00EF1396"/>
    <w:rsid w:val="00EF1F09"/>
    <w:rsid w:val="00EF21C4"/>
    <w:rsid w:val="00EF26C6"/>
    <w:rsid w:val="00EF354D"/>
    <w:rsid w:val="00EF3FCA"/>
    <w:rsid w:val="00EF66F4"/>
    <w:rsid w:val="00EF7EA7"/>
    <w:rsid w:val="00F00604"/>
    <w:rsid w:val="00F017A2"/>
    <w:rsid w:val="00F06F6A"/>
    <w:rsid w:val="00F10556"/>
    <w:rsid w:val="00F11BB5"/>
    <w:rsid w:val="00F13370"/>
    <w:rsid w:val="00F1364D"/>
    <w:rsid w:val="00F14066"/>
    <w:rsid w:val="00F14122"/>
    <w:rsid w:val="00F1417B"/>
    <w:rsid w:val="00F169D9"/>
    <w:rsid w:val="00F20431"/>
    <w:rsid w:val="00F20F54"/>
    <w:rsid w:val="00F24A81"/>
    <w:rsid w:val="00F25262"/>
    <w:rsid w:val="00F25D4C"/>
    <w:rsid w:val="00F25D8E"/>
    <w:rsid w:val="00F3412E"/>
    <w:rsid w:val="00F341ED"/>
    <w:rsid w:val="00F34B99"/>
    <w:rsid w:val="00F357B3"/>
    <w:rsid w:val="00F40C4F"/>
    <w:rsid w:val="00F438DD"/>
    <w:rsid w:val="00F43F26"/>
    <w:rsid w:val="00F448A6"/>
    <w:rsid w:val="00F45364"/>
    <w:rsid w:val="00F52DAB"/>
    <w:rsid w:val="00F543F0"/>
    <w:rsid w:val="00F57297"/>
    <w:rsid w:val="00F57FDD"/>
    <w:rsid w:val="00F60455"/>
    <w:rsid w:val="00F6191C"/>
    <w:rsid w:val="00F63CDB"/>
    <w:rsid w:val="00F64892"/>
    <w:rsid w:val="00F71D76"/>
    <w:rsid w:val="00F7272D"/>
    <w:rsid w:val="00F730B6"/>
    <w:rsid w:val="00F7435C"/>
    <w:rsid w:val="00F77F8C"/>
    <w:rsid w:val="00F81BAD"/>
    <w:rsid w:val="00F81D29"/>
    <w:rsid w:val="00F827BD"/>
    <w:rsid w:val="00F82C32"/>
    <w:rsid w:val="00F8665C"/>
    <w:rsid w:val="00F86AB8"/>
    <w:rsid w:val="00F87BC7"/>
    <w:rsid w:val="00F90639"/>
    <w:rsid w:val="00F91341"/>
    <w:rsid w:val="00F918F7"/>
    <w:rsid w:val="00F91C4D"/>
    <w:rsid w:val="00F91F2F"/>
    <w:rsid w:val="00F92FD9"/>
    <w:rsid w:val="00F93F09"/>
    <w:rsid w:val="00F94C8D"/>
    <w:rsid w:val="00F95828"/>
    <w:rsid w:val="00F95DA2"/>
    <w:rsid w:val="00F96873"/>
    <w:rsid w:val="00FA142E"/>
    <w:rsid w:val="00FA2215"/>
    <w:rsid w:val="00FA4C39"/>
    <w:rsid w:val="00FA5596"/>
    <w:rsid w:val="00FA6684"/>
    <w:rsid w:val="00FA731E"/>
    <w:rsid w:val="00FB0094"/>
    <w:rsid w:val="00FB15D9"/>
    <w:rsid w:val="00FB2B38"/>
    <w:rsid w:val="00FB3C2E"/>
    <w:rsid w:val="00FB533C"/>
    <w:rsid w:val="00FB7135"/>
    <w:rsid w:val="00FC1699"/>
    <w:rsid w:val="00FC1A40"/>
    <w:rsid w:val="00FC1CC4"/>
    <w:rsid w:val="00FC238C"/>
    <w:rsid w:val="00FC2DFB"/>
    <w:rsid w:val="00FC3DAA"/>
    <w:rsid w:val="00FC4BAA"/>
    <w:rsid w:val="00FC51F7"/>
    <w:rsid w:val="00FC6358"/>
    <w:rsid w:val="00FC704D"/>
    <w:rsid w:val="00FC75AD"/>
    <w:rsid w:val="00FC7CB1"/>
    <w:rsid w:val="00FD320D"/>
    <w:rsid w:val="00FD3C03"/>
    <w:rsid w:val="00FD4E84"/>
    <w:rsid w:val="00FD6FBE"/>
    <w:rsid w:val="00FE23DE"/>
    <w:rsid w:val="00FE24D4"/>
    <w:rsid w:val="00FE5CF7"/>
    <w:rsid w:val="00FE70A3"/>
    <w:rsid w:val="00FF1695"/>
    <w:rsid w:val="00FF5C1B"/>
    <w:rsid w:val="00FF62FB"/>
    <w:rsid w:val="1FAA22C6"/>
    <w:rsid w:val="47F474D1"/>
    <w:rsid w:val="7B4E6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2EF4340"/>
  <w15:docId w15:val="{2D3B0228-5604-431B-928E-A0D170EB9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5" w:qFormat="1"/>
    <w:lsdException w:name="index 8"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qFormat="1"/>
    <w:lsdException w:name="toc 8" w:uiPriority="39"/>
    <w:lsdException w:name="toc 9" w:uiPriority="39"/>
    <w:lsdException w:name="Normal Indent" w:qFormat="1"/>
    <w:lsdException w:name="footnote text" w:uiPriority="99" w:qFormat="1"/>
    <w:lsdException w:name="annotation text" w:uiPriority="99" w:qFormat="1"/>
    <w:lsdException w:name="header" w:uiPriority="99"/>
    <w:lsdException w:name="footer" w:uiPriority="99"/>
    <w:lsdException w:name="index heading" w:uiPriority="99"/>
    <w:lsdException w:name="caption" w:uiPriority="99" w:qFormat="1"/>
    <w:lsdException w:name="footnote reference" w:semiHidden="1" w:uiPriority="99" w:qFormat="1"/>
    <w:lsdException w:name="annotation reference" w:uiPriority="99"/>
    <w:lsdException w:name="page number" w:uiPriority="99"/>
    <w:lsdException w:name="endnote reference" w:semiHidden="1"/>
    <w:lsdException w:name="endnote text" w:semiHidden="1"/>
    <w:lsdException w:name="table of authorities" w:qFormat="1"/>
    <w:lsdException w:name="macro" w:qFormat="1"/>
    <w:lsdException w:name="List Bullet" w:qFormat="1"/>
    <w:lsdException w:name="List Number" w:qFormat="1"/>
    <w:lsdException w:name="List 3" w:qFormat="1"/>
    <w:lsdException w:name="List Bullet 4" w:qFormat="1"/>
    <w:lsdException w:name="List Number 2" w:qFormat="1"/>
    <w:lsdException w:name="Title" w:qFormat="1"/>
    <w:lsdException w:name="Default Paragraph Font" w:semiHidden="1" w:uiPriority="1" w:unhideWhenUsed="1" w:qFormat="1"/>
    <w:lsdException w:name="Body Text" w:uiPriority="99"/>
    <w:lsdException w:name="Body Text Indent" w:uiPriority="99"/>
    <w:lsdException w:name="Subtitle" w:qFormat="1"/>
    <w:lsdException w:name="Body Text First Indent" w:uiPriority="99" w:qFormat="1"/>
    <w:lsdException w:name="Note Heading" w:qFormat="1"/>
    <w:lsdException w:name="Body Text Indent 2" w:uiPriority="99"/>
    <w:lsdException w:name="Hyperlink" w:uiPriority="99" w:qFormat="1"/>
    <w:lsdException w:name="FollowedHyperlink" w:uiPriority="99"/>
    <w:lsdException w:name="Strong" w:qFormat="1"/>
    <w:lsdException w:name="Emphasis" w:qFormat="1"/>
    <w:lsdException w:name="Document Map" w:semiHidden="1" w:uiPriority="99"/>
    <w:lsdException w:name="Plain Text" w:uiPriority="99"/>
    <w:lsdException w:name="E-mail Signature" w:qFormat="1"/>
    <w:lsdException w:name="HTML Top of Form" w:semiHidden="1" w:uiPriority="99" w:unhideWhenUsed="1"/>
    <w:lsdException w:name="HTML Bottom of Form" w:semiHidden="1" w:uiPriority="99" w:unhideWhenUsed="1"/>
    <w:lsdException w:name="Normal (Web)" w:uiPriority="99"/>
    <w:lsdException w:name="HTML Preformatted" w:uiPriority="99"/>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99"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f9">
    <w:name w:val="Normal"/>
    <w:qFormat/>
    <w:rsid w:val="00992024"/>
    <w:pPr>
      <w:widowControl w:val="0"/>
      <w:jc w:val="both"/>
    </w:pPr>
    <w:rPr>
      <w:kern w:val="2"/>
      <w:sz w:val="21"/>
      <w:szCs w:val="24"/>
    </w:rPr>
  </w:style>
  <w:style w:type="paragraph" w:styleId="1">
    <w:name w:val="heading 1"/>
    <w:basedOn w:val="aff9"/>
    <w:next w:val="aff9"/>
    <w:link w:val="10"/>
    <w:uiPriority w:val="99"/>
    <w:qFormat/>
    <w:pPr>
      <w:keepNext/>
      <w:keepLines/>
      <w:spacing w:before="340" w:after="330" w:line="578" w:lineRule="auto"/>
      <w:outlineLvl w:val="0"/>
    </w:pPr>
    <w:rPr>
      <w:b/>
      <w:bCs/>
      <w:kern w:val="44"/>
      <w:sz w:val="44"/>
      <w:szCs w:val="44"/>
    </w:rPr>
  </w:style>
  <w:style w:type="paragraph" w:styleId="2">
    <w:name w:val="heading 2"/>
    <w:basedOn w:val="aff9"/>
    <w:next w:val="aff9"/>
    <w:link w:val="20"/>
    <w:uiPriority w:val="99"/>
    <w:qFormat/>
    <w:pPr>
      <w:keepNext/>
      <w:keepLines/>
      <w:spacing w:before="260" w:after="260" w:line="416" w:lineRule="auto"/>
      <w:outlineLvl w:val="1"/>
    </w:pPr>
    <w:rPr>
      <w:rFonts w:ascii="Arial" w:eastAsia="黑体" w:hAnsi="Arial"/>
      <w:b/>
      <w:bCs/>
      <w:sz w:val="32"/>
      <w:szCs w:val="32"/>
    </w:rPr>
  </w:style>
  <w:style w:type="paragraph" w:styleId="3">
    <w:name w:val="heading 3"/>
    <w:basedOn w:val="aff9"/>
    <w:next w:val="aff9"/>
    <w:link w:val="30"/>
    <w:uiPriority w:val="99"/>
    <w:qFormat/>
    <w:pPr>
      <w:keepNext/>
      <w:keepLines/>
      <w:spacing w:before="260" w:after="260" w:line="416" w:lineRule="auto"/>
      <w:outlineLvl w:val="2"/>
    </w:pPr>
    <w:rPr>
      <w:b/>
      <w:bCs/>
      <w:sz w:val="32"/>
      <w:szCs w:val="32"/>
    </w:rPr>
  </w:style>
  <w:style w:type="paragraph" w:styleId="4">
    <w:name w:val="heading 4"/>
    <w:basedOn w:val="aff9"/>
    <w:next w:val="aff9"/>
    <w:link w:val="40"/>
    <w:uiPriority w:val="99"/>
    <w:qFormat/>
    <w:pPr>
      <w:keepNext/>
      <w:keepLines/>
      <w:spacing w:before="280" w:after="290" w:line="376" w:lineRule="auto"/>
      <w:outlineLvl w:val="3"/>
    </w:pPr>
    <w:rPr>
      <w:rFonts w:ascii="Arial" w:eastAsia="黑体" w:hAnsi="Arial"/>
      <w:b/>
      <w:bCs/>
      <w:sz w:val="28"/>
      <w:szCs w:val="28"/>
    </w:rPr>
  </w:style>
  <w:style w:type="paragraph" w:styleId="5">
    <w:name w:val="heading 5"/>
    <w:basedOn w:val="aff9"/>
    <w:next w:val="aff9"/>
    <w:link w:val="50"/>
    <w:uiPriority w:val="9"/>
    <w:qFormat/>
    <w:pPr>
      <w:keepNext/>
      <w:keepLines/>
      <w:spacing w:before="280" w:after="290" w:line="376" w:lineRule="auto"/>
      <w:outlineLvl w:val="4"/>
    </w:pPr>
    <w:rPr>
      <w:b/>
      <w:bCs/>
      <w:sz w:val="28"/>
      <w:szCs w:val="28"/>
    </w:rPr>
  </w:style>
  <w:style w:type="paragraph" w:styleId="6">
    <w:name w:val="heading 6"/>
    <w:basedOn w:val="aff9"/>
    <w:next w:val="aff9"/>
    <w:link w:val="60"/>
    <w:uiPriority w:val="9"/>
    <w:qFormat/>
    <w:pPr>
      <w:keepNext/>
      <w:keepLines/>
      <w:spacing w:before="240" w:after="64" w:line="320" w:lineRule="auto"/>
      <w:outlineLvl w:val="5"/>
    </w:pPr>
    <w:rPr>
      <w:rFonts w:ascii="Arial" w:eastAsia="黑体" w:hAnsi="Arial"/>
      <w:b/>
      <w:bCs/>
      <w:sz w:val="24"/>
    </w:rPr>
  </w:style>
  <w:style w:type="paragraph" w:styleId="7">
    <w:name w:val="heading 7"/>
    <w:basedOn w:val="aff9"/>
    <w:next w:val="aff9"/>
    <w:link w:val="70"/>
    <w:uiPriority w:val="9"/>
    <w:qFormat/>
    <w:pPr>
      <w:keepNext/>
      <w:keepLines/>
      <w:spacing w:before="240" w:after="64" w:line="320" w:lineRule="auto"/>
      <w:outlineLvl w:val="6"/>
    </w:pPr>
    <w:rPr>
      <w:b/>
      <w:bCs/>
      <w:sz w:val="24"/>
    </w:rPr>
  </w:style>
  <w:style w:type="paragraph" w:styleId="8">
    <w:name w:val="heading 8"/>
    <w:basedOn w:val="aff9"/>
    <w:next w:val="aff9"/>
    <w:link w:val="80"/>
    <w:uiPriority w:val="9"/>
    <w:qFormat/>
    <w:pPr>
      <w:keepNext/>
      <w:keepLines/>
      <w:spacing w:before="240" w:after="64" w:line="320" w:lineRule="auto"/>
      <w:outlineLvl w:val="7"/>
    </w:pPr>
    <w:rPr>
      <w:rFonts w:ascii="Arial" w:eastAsia="黑体" w:hAnsi="Arial"/>
      <w:sz w:val="24"/>
    </w:rPr>
  </w:style>
  <w:style w:type="paragraph" w:styleId="9">
    <w:name w:val="heading 9"/>
    <w:basedOn w:val="aff9"/>
    <w:next w:val="aff9"/>
    <w:link w:val="90"/>
    <w:uiPriority w:val="9"/>
    <w:qFormat/>
    <w:pPr>
      <w:keepNext/>
      <w:keepLines/>
      <w:spacing w:before="240" w:after="64" w:line="320" w:lineRule="auto"/>
      <w:outlineLvl w:val="8"/>
    </w:pPr>
    <w:rPr>
      <w:rFonts w:ascii="Arial" w:eastAsia="黑体" w:hAnsi="Arial"/>
      <w:szCs w:val="21"/>
    </w:rPr>
  </w:style>
  <w:style w:type="character" w:default="1" w:styleId="affa">
    <w:name w:val="Default Paragraph Font"/>
    <w:uiPriority w:val="1"/>
    <w:semiHidden/>
    <w:unhideWhenUsed/>
  </w:style>
  <w:style w:type="table" w:default="1" w:styleId="affb">
    <w:name w:val="Normal Table"/>
    <w:uiPriority w:val="99"/>
    <w:semiHidden/>
    <w:unhideWhenUsed/>
    <w:tblPr>
      <w:tblInd w:w="0" w:type="dxa"/>
      <w:tblCellMar>
        <w:top w:w="0" w:type="dxa"/>
        <w:left w:w="108" w:type="dxa"/>
        <w:bottom w:w="0" w:type="dxa"/>
        <w:right w:w="108" w:type="dxa"/>
      </w:tblCellMar>
    </w:tblPr>
  </w:style>
  <w:style w:type="numbering" w:default="1" w:styleId="affc">
    <w:name w:val="No List"/>
    <w:uiPriority w:val="99"/>
    <w:semiHidden/>
    <w:unhideWhenUsed/>
  </w:style>
  <w:style w:type="paragraph" w:styleId="31">
    <w:name w:val="List 3"/>
    <w:basedOn w:val="aff9"/>
    <w:qFormat/>
    <w:pPr>
      <w:ind w:leftChars="400" w:left="100" w:hangingChars="200" w:hanging="200"/>
    </w:pPr>
  </w:style>
  <w:style w:type="paragraph" w:styleId="affd">
    <w:name w:val="annotation subject"/>
    <w:basedOn w:val="affe"/>
    <w:next w:val="affe"/>
    <w:link w:val="afff"/>
    <w:uiPriority w:val="99"/>
    <w:qFormat/>
    <w:rPr>
      <w:b/>
      <w:bCs/>
    </w:rPr>
  </w:style>
  <w:style w:type="paragraph" w:styleId="affe">
    <w:name w:val="annotation text"/>
    <w:basedOn w:val="aff9"/>
    <w:link w:val="afff0"/>
    <w:uiPriority w:val="99"/>
    <w:qFormat/>
    <w:pPr>
      <w:jc w:val="left"/>
    </w:pPr>
  </w:style>
  <w:style w:type="paragraph" w:styleId="TOC7">
    <w:name w:val="toc 7"/>
    <w:basedOn w:val="aff9"/>
    <w:next w:val="aff9"/>
    <w:uiPriority w:val="39"/>
    <w:qFormat/>
    <w:pPr>
      <w:tabs>
        <w:tab w:val="right" w:leader="dot" w:pos="9241"/>
      </w:tabs>
      <w:ind w:firstLineChars="500" w:firstLine="505"/>
      <w:jc w:val="left"/>
    </w:pPr>
    <w:rPr>
      <w:rFonts w:ascii="宋体"/>
      <w:szCs w:val="21"/>
    </w:rPr>
  </w:style>
  <w:style w:type="paragraph" w:styleId="afff1">
    <w:name w:val="Body Text First Indent"/>
    <w:basedOn w:val="aff9"/>
    <w:link w:val="afff2"/>
    <w:uiPriority w:val="99"/>
    <w:qFormat/>
    <w:pPr>
      <w:autoSpaceDE w:val="0"/>
      <w:autoSpaceDN w:val="0"/>
      <w:adjustRightInd w:val="0"/>
      <w:spacing w:line="360" w:lineRule="auto"/>
      <w:ind w:firstLine="425"/>
    </w:pPr>
    <w:rPr>
      <w:kern w:val="0"/>
      <w:szCs w:val="20"/>
    </w:rPr>
  </w:style>
  <w:style w:type="paragraph" w:styleId="21">
    <w:name w:val="List Number 2"/>
    <w:basedOn w:val="aff9"/>
    <w:qFormat/>
    <w:pPr>
      <w:tabs>
        <w:tab w:val="left" w:pos="780"/>
      </w:tabs>
      <w:ind w:left="780" w:hanging="360"/>
    </w:pPr>
  </w:style>
  <w:style w:type="paragraph" w:styleId="afff3">
    <w:name w:val="table of authorities"/>
    <w:basedOn w:val="aff9"/>
    <w:next w:val="aff9"/>
    <w:qFormat/>
    <w:pPr>
      <w:ind w:leftChars="200" w:left="420"/>
    </w:pPr>
  </w:style>
  <w:style w:type="paragraph" w:styleId="afff4">
    <w:name w:val="macro"/>
    <w:link w:val="afff5"/>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fff6">
    <w:name w:val="Note Heading"/>
    <w:basedOn w:val="aff9"/>
    <w:next w:val="aff9"/>
    <w:link w:val="afff7"/>
    <w:qFormat/>
    <w:pPr>
      <w:jc w:val="center"/>
    </w:pPr>
  </w:style>
  <w:style w:type="paragraph" w:styleId="41">
    <w:name w:val="List Bullet 4"/>
    <w:basedOn w:val="aff9"/>
    <w:qFormat/>
    <w:pPr>
      <w:tabs>
        <w:tab w:val="left" w:pos="1620"/>
      </w:tabs>
      <w:ind w:leftChars="600" w:left="1620" w:hangingChars="200" w:hanging="360"/>
    </w:pPr>
  </w:style>
  <w:style w:type="paragraph" w:styleId="81">
    <w:name w:val="index 8"/>
    <w:basedOn w:val="aff9"/>
    <w:next w:val="aff9"/>
    <w:qFormat/>
    <w:pPr>
      <w:ind w:left="1680" w:hanging="210"/>
      <w:jc w:val="left"/>
    </w:pPr>
    <w:rPr>
      <w:rFonts w:ascii="Calibri" w:hAnsi="Calibri"/>
      <w:sz w:val="20"/>
      <w:szCs w:val="20"/>
    </w:rPr>
  </w:style>
  <w:style w:type="paragraph" w:styleId="afff8">
    <w:name w:val="E-mail Signature"/>
    <w:basedOn w:val="aff9"/>
    <w:link w:val="afff9"/>
    <w:qFormat/>
  </w:style>
  <w:style w:type="paragraph" w:styleId="afffa">
    <w:name w:val="List Number"/>
    <w:basedOn w:val="aff9"/>
    <w:qFormat/>
    <w:pPr>
      <w:tabs>
        <w:tab w:val="left" w:pos="360"/>
      </w:tabs>
      <w:ind w:left="360" w:hangingChars="200" w:hanging="360"/>
    </w:pPr>
  </w:style>
  <w:style w:type="paragraph" w:styleId="afffb">
    <w:name w:val="Normal Indent"/>
    <w:basedOn w:val="aff9"/>
    <w:qFormat/>
    <w:pPr>
      <w:adjustRightInd w:val="0"/>
      <w:spacing w:line="360" w:lineRule="atLeast"/>
      <w:ind w:firstLine="420"/>
      <w:textAlignment w:val="baseline"/>
    </w:pPr>
    <w:rPr>
      <w:kern w:val="0"/>
    </w:rPr>
  </w:style>
  <w:style w:type="paragraph" w:styleId="afffc">
    <w:name w:val="caption"/>
    <w:basedOn w:val="aff9"/>
    <w:next w:val="aff9"/>
    <w:uiPriority w:val="99"/>
    <w:qFormat/>
    <w:pPr>
      <w:spacing w:before="152" w:after="160"/>
    </w:pPr>
    <w:rPr>
      <w:rFonts w:ascii="Arial" w:eastAsia="黑体" w:hAnsi="Arial" w:cs="Arial"/>
      <w:sz w:val="20"/>
      <w:szCs w:val="20"/>
    </w:rPr>
  </w:style>
  <w:style w:type="paragraph" w:styleId="51">
    <w:name w:val="index 5"/>
    <w:basedOn w:val="aff9"/>
    <w:next w:val="aff9"/>
    <w:qFormat/>
    <w:pPr>
      <w:ind w:left="1050" w:hanging="210"/>
      <w:jc w:val="left"/>
    </w:pPr>
    <w:rPr>
      <w:rFonts w:ascii="Calibri" w:hAnsi="Calibri"/>
      <w:sz w:val="20"/>
      <w:szCs w:val="20"/>
    </w:rPr>
  </w:style>
  <w:style w:type="paragraph" w:styleId="afffd">
    <w:name w:val="List Bullet"/>
    <w:basedOn w:val="aff9"/>
    <w:qFormat/>
    <w:pPr>
      <w:tabs>
        <w:tab w:val="left" w:pos="360"/>
      </w:tabs>
      <w:ind w:left="360" w:hangingChars="200" w:hanging="360"/>
    </w:pPr>
  </w:style>
  <w:style w:type="paragraph" w:styleId="afffe">
    <w:name w:val="envelope address"/>
    <w:basedOn w:val="aff9"/>
    <w:pPr>
      <w:framePr w:w="7920" w:h="1980" w:hRule="exact" w:hSpace="180" w:wrap="around" w:hAnchor="page" w:xAlign="center" w:yAlign="bottom"/>
      <w:snapToGrid w:val="0"/>
      <w:ind w:leftChars="1400" w:left="100"/>
    </w:pPr>
    <w:rPr>
      <w:rFonts w:ascii="Arial" w:hAnsi="Arial" w:cs="Arial"/>
      <w:sz w:val="24"/>
    </w:rPr>
  </w:style>
  <w:style w:type="paragraph" w:styleId="affff">
    <w:name w:val="Document Map"/>
    <w:basedOn w:val="aff9"/>
    <w:link w:val="affff0"/>
    <w:uiPriority w:val="99"/>
    <w:semiHidden/>
    <w:pPr>
      <w:shd w:val="clear" w:color="auto" w:fill="000080"/>
    </w:pPr>
  </w:style>
  <w:style w:type="paragraph" w:styleId="affff1">
    <w:name w:val="toa heading"/>
    <w:basedOn w:val="aff9"/>
    <w:next w:val="aff9"/>
    <w:pPr>
      <w:spacing w:before="120"/>
    </w:pPr>
    <w:rPr>
      <w:rFonts w:ascii="Arial" w:hAnsi="Arial" w:cs="Arial"/>
      <w:sz w:val="24"/>
    </w:rPr>
  </w:style>
  <w:style w:type="paragraph" w:styleId="61">
    <w:name w:val="index 6"/>
    <w:basedOn w:val="aff9"/>
    <w:next w:val="aff9"/>
    <w:pPr>
      <w:ind w:left="1260" w:hanging="210"/>
      <w:jc w:val="left"/>
    </w:pPr>
    <w:rPr>
      <w:rFonts w:ascii="Calibri" w:hAnsi="Calibri"/>
      <w:sz w:val="20"/>
      <w:szCs w:val="20"/>
    </w:rPr>
  </w:style>
  <w:style w:type="paragraph" w:styleId="affff2">
    <w:name w:val="Salutation"/>
    <w:basedOn w:val="aff9"/>
    <w:next w:val="aff9"/>
    <w:link w:val="affff3"/>
  </w:style>
  <w:style w:type="paragraph" w:styleId="32">
    <w:name w:val="Body Text 3"/>
    <w:basedOn w:val="aff9"/>
    <w:link w:val="33"/>
    <w:pPr>
      <w:spacing w:after="120"/>
    </w:pPr>
    <w:rPr>
      <w:sz w:val="16"/>
      <w:szCs w:val="16"/>
    </w:rPr>
  </w:style>
  <w:style w:type="paragraph" w:styleId="affff4">
    <w:name w:val="Closing"/>
    <w:basedOn w:val="aff9"/>
    <w:link w:val="affff5"/>
    <w:pPr>
      <w:ind w:leftChars="2100" w:left="100"/>
    </w:pPr>
  </w:style>
  <w:style w:type="paragraph" w:styleId="34">
    <w:name w:val="List Bullet 3"/>
    <w:basedOn w:val="aff9"/>
    <w:pPr>
      <w:tabs>
        <w:tab w:val="left" w:pos="1200"/>
      </w:tabs>
      <w:ind w:leftChars="400" w:left="1200" w:hangingChars="200" w:hanging="360"/>
    </w:pPr>
  </w:style>
  <w:style w:type="paragraph" w:styleId="affff6">
    <w:name w:val="Body Text"/>
    <w:basedOn w:val="aff9"/>
    <w:link w:val="affff7"/>
    <w:uiPriority w:val="99"/>
    <w:pPr>
      <w:jc w:val="center"/>
    </w:pPr>
  </w:style>
  <w:style w:type="paragraph" w:styleId="affff8">
    <w:name w:val="Body Text Indent"/>
    <w:basedOn w:val="aff9"/>
    <w:link w:val="affff9"/>
    <w:uiPriority w:val="99"/>
    <w:pPr>
      <w:spacing w:after="120"/>
      <w:ind w:leftChars="200" w:left="420"/>
    </w:pPr>
  </w:style>
  <w:style w:type="paragraph" w:styleId="35">
    <w:name w:val="List Number 3"/>
    <w:basedOn w:val="aff9"/>
    <w:pPr>
      <w:tabs>
        <w:tab w:val="left" w:pos="1200"/>
      </w:tabs>
      <w:ind w:left="1200" w:hanging="360"/>
    </w:pPr>
  </w:style>
  <w:style w:type="paragraph" w:styleId="22">
    <w:name w:val="List 2"/>
    <w:basedOn w:val="aff9"/>
    <w:pPr>
      <w:ind w:leftChars="200" w:left="100" w:hangingChars="200" w:hanging="200"/>
    </w:pPr>
  </w:style>
  <w:style w:type="paragraph" w:styleId="affffa">
    <w:name w:val="List Continue"/>
    <w:basedOn w:val="aff9"/>
    <w:pPr>
      <w:spacing w:after="120"/>
      <w:ind w:leftChars="200" w:left="420"/>
    </w:pPr>
  </w:style>
  <w:style w:type="paragraph" w:styleId="affffb">
    <w:name w:val="Block Text"/>
    <w:basedOn w:val="aff9"/>
    <w:pPr>
      <w:spacing w:after="120"/>
      <w:ind w:leftChars="700" w:left="1440" w:rightChars="700" w:right="1440"/>
    </w:pPr>
  </w:style>
  <w:style w:type="paragraph" w:styleId="23">
    <w:name w:val="List Bullet 2"/>
    <w:basedOn w:val="aff9"/>
    <w:pPr>
      <w:tabs>
        <w:tab w:val="left" w:pos="780"/>
      </w:tabs>
      <w:ind w:leftChars="200" w:left="780" w:hangingChars="200" w:hanging="360"/>
    </w:pPr>
  </w:style>
  <w:style w:type="paragraph" w:styleId="HTML">
    <w:name w:val="HTML Address"/>
    <w:basedOn w:val="aff9"/>
    <w:link w:val="HTML0"/>
    <w:rPr>
      <w:i/>
      <w:iCs/>
    </w:rPr>
  </w:style>
  <w:style w:type="paragraph" w:styleId="42">
    <w:name w:val="index 4"/>
    <w:basedOn w:val="aff9"/>
    <w:next w:val="aff9"/>
    <w:pPr>
      <w:ind w:left="840" w:hanging="210"/>
      <w:jc w:val="left"/>
    </w:pPr>
    <w:rPr>
      <w:rFonts w:ascii="Calibri" w:hAnsi="Calibri"/>
      <w:sz w:val="20"/>
      <w:szCs w:val="20"/>
    </w:rPr>
  </w:style>
  <w:style w:type="paragraph" w:styleId="TOC5">
    <w:name w:val="toc 5"/>
    <w:basedOn w:val="aff9"/>
    <w:next w:val="aff9"/>
    <w:uiPriority w:val="39"/>
    <w:pPr>
      <w:tabs>
        <w:tab w:val="right" w:leader="dot" w:pos="9241"/>
      </w:tabs>
      <w:ind w:firstLineChars="300" w:firstLine="300"/>
      <w:jc w:val="left"/>
    </w:pPr>
    <w:rPr>
      <w:rFonts w:ascii="宋体"/>
      <w:szCs w:val="21"/>
    </w:rPr>
  </w:style>
  <w:style w:type="paragraph" w:styleId="TOC3">
    <w:name w:val="toc 3"/>
    <w:basedOn w:val="aff9"/>
    <w:next w:val="aff9"/>
    <w:uiPriority w:val="39"/>
    <w:qFormat/>
    <w:pPr>
      <w:tabs>
        <w:tab w:val="right" w:leader="dot" w:pos="9241"/>
      </w:tabs>
      <w:ind w:left="424" w:hangingChars="202" w:hanging="424"/>
      <w:jc w:val="left"/>
    </w:pPr>
    <w:rPr>
      <w:rFonts w:ascii="宋体"/>
      <w:szCs w:val="21"/>
    </w:rPr>
  </w:style>
  <w:style w:type="paragraph" w:styleId="affffc">
    <w:name w:val="Plain Text"/>
    <w:basedOn w:val="aff9"/>
    <w:link w:val="affffd"/>
    <w:uiPriority w:val="99"/>
    <w:rPr>
      <w:rFonts w:ascii="宋体" w:hAnsi="Courier New" w:cs="Courier New"/>
      <w:szCs w:val="21"/>
    </w:rPr>
  </w:style>
  <w:style w:type="paragraph" w:styleId="53">
    <w:name w:val="List Bullet 5"/>
    <w:basedOn w:val="aff9"/>
    <w:pPr>
      <w:tabs>
        <w:tab w:val="left" w:pos="2040"/>
      </w:tabs>
      <w:ind w:leftChars="800" w:left="2040" w:hangingChars="200" w:hanging="360"/>
    </w:pPr>
  </w:style>
  <w:style w:type="paragraph" w:styleId="43">
    <w:name w:val="List Number 4"/>
    <w:basedOn w:val="aff9"/>
    <w:pPr>
      <w:tabs>
        <w:tab w:val="left" w:pos="1620"/>
      </w:tabs>
      <w:ind w:left="1620" w:hanging="360"/>
    </w:pPr>
  </w:style>
  <w:style w:type="paragraph" w:styleId="TOC8">
    <w:name w:val="toc 8"/>
    <w:basedOn w:val="aff9"/>
    <w:next w:val="aff9"/>
    <w:uiPriority w:val="39"/>
    <w:pPr>
      <w:tabs>
        <w:tab w:val="right" w:leader="dot" w:pos="9241"/>
      </w:tabs>
      <w:ind w:firstLineChars="600" w:firstLine="607"/>
      <w:jc w:val="left"/>
    </w:pPr>
    <w:rPr>
      <w:rFonts w:ascii="宋体"/>
      <w:szCs w:val="21"/>
    </w:rPr>
  </w:style>
  <w:style w:type="paragraph" w:styleId="36">
    <w:name w:val="index 3"/>
    <w:basedOn w:val="aff9"/>
    <w:next w:val="aff9"/>
    <w:pPr>
      <w:ind w:left="630" w:hanging="210"/>
      <w:jc w:val="left"/>
    </w:pPr>
    <w:rPr>
      <w:rFonts w:ascii="Calibri" w:hAnsi="Calibri"/>
      <w:sz w:val="20"/>
      <w:szCs w:val="20"/>
    </w:rPr>
  </w:style>
  <w:style w:type="paragraph" w:styleId="affffe">
    <w:name w:val="Date"/>
    <w:basedOn w:val="aff9"/>
    <w:next w:val="aff9"/>
    <w:link w:val="afffff"/>
    <w:pPr>
      <w:ind w:leftChars="2500" w:left="100"/>
    </w:pPr>
  </w:style>
  <w:style w:type="paragraph" w:styleId="24">
    <w:name w:val="Body Text Indent 2"/>
    <w:basedOn w:val="aff9"/>
    <w:link w:val="25"/>
    <w:uiPriority w:val="99"/>
    <w:pPr>
      <w:spacing w:after="120" w:line="480" w:lineRule="auto"/>
      <w:ind w:leftChars="200" w:left="420"/>
    </w:pPr>
  </w:style>
  <w:style w:type="paragraph" w:styleId="afffff0">
    <w:name w:val="endnote text"/>
    <w:basedOn w:val="aff9"/>
    <w:link w:val="afffff1"/>
    <w:semiHidden/>
    <w:pPr>
      <w:snapToGrid w:val="0"/>
      <w:jc w:val="left"/>
    </w:pPr>
  </w:style>
  <w:style w:type="paragraph" w:styleId="54">
    <w:name w:val="List Continue 5"/>
    <w:basedOn w:val="aff9"/>
    <w:pPr>
      <w:spacing w:after="120"/>
      <w:ind w:leftChars="1000" w:left="2100"/>
    </w:pPr>
  </w:style>
  <w:style w:type="paragraph" w:styleId="afffff2">
    <w:name w:val="Balloon Text"/>
    <w:basedOn w:val="aff9"/>
    <w:link w:val="afffff3"/>
    <w:uiPriority w:val="99"/>
    <w:rPr>
      <w:sz w:val="18"/>
      <w:szCs w:val="18"/>
    </w:rPr>
  </w:style>
  <w:style w:type="paragraph" w:styleId="afffff4">
    <w:name w:val="footer"/>
    <w:basedOn w:val="aff9"/>
    <w:link w:val="afffff5"/>
    <w:uiPriority w:val="99"/>
    <w:pPr>
      <w:snapToGrid w:val="0"/>
      <w:ind w:rightChars="100" w:right="210"/>
      <w:jc w:val="right"/>
    </w:pPr>
    <w:rPr>
      <w:sz w:val="18"/>
      <w:szCs w:val="18"/>
    </w:rPr>
  </w:style>
  <w:style w:type="paragraph" w:styleId="afffff6">
    <w:name w:val="envelope return"/>
    <w:basedOn w:val="aff9"/>
    <w:pPr>
      <w:snapToGrid w:val="0"/>
    </w:pPr>
    <w:rPr>
      <w:rFonts w:ascii="Arial" w:hAnsi="Arial" w:cs="Arial"/>
    </w:rPr>
  </w:style>
  <w:style w:type="paragraph" w:styleId="26">
    <w:name w:val="Body Text First Indent 2"/>
    <w:basedOn w:val="affff8"/>
    <w:link w:val="27"/>
    <w:pPr>
      <w:ind w:firstLineChars="200" w:firstLine="210"/>
    </w:pPr>
  </w:style>
  <w:style w:type="paragraph" w:styleId="afffff7">
    <w:name w:val="header"/>
    <w:basedOn w:val="aff9"/>
    <w:link w:val="afffff8"/>
    <w:uiPriority w:val="99"/>
    <w:pPr>
      <w:snapToGrid w:val="0"/>
      <w:jc w:val="left"/>
    </w:pPr>
    <w:rPr>
      <w:sz w:val="18"/>
      <w:szCs w:val="18"/>
    </w:rPr>
  </w:style>
  <w:style w:type="paragraph" w:styleId="afffff9">
    <w:name w:val="Signature"/>
    <w:basedOn w:val="aff9"/>
    <w:link w:val="afffffa"/>
    <w:pPr>
      <w:ind w:leftChars="2100" w:left="100"/>
    </w:pPr>
  </w:style>
  <w:style w:type="paragraph" w:styleId="TOC1">
    <w:name w:val="toc 1"/>
    <w:basedOn w:val="aff9"/>
    <w:next w:val="aff9"/>
    <w:uiPriority w:val="39"/>
    <w:qFormat/>
    <w:pPr>
      <w:tabs>
        <w:tab w:val="right" w:leader="dot" w:pos="9241"/>
      </w:tabs>
      <w:spacing w:beforeLines="25" w:before="25" w:afterLines="25" w:after="25"/>
      <w:jc w:val="left"/>
    </w:pPr>
    <w:rPr>
      <w:rFonts w:ascii="宋体"/>
      <w:szCs w:val="21"/>
    </w:rPr>
  </w:style>
  <w:style w:type="paragraph" w:styleId="44">
    <w:name w:val="List Continue 4"/>
    <w:basedOn w:val="aff9"/>
    <w:pPr>
      <w:spacing w:after="120"/>
      <w:ind w:leftChars="800" w:left="1680"/>
    </w:pPr>
  </w:style>
  <w:style w:type="paragraph" w:styleId="TOC4">
    <w:name w:val="toc 4"/>
    <w:basedOn w:val="aff9"/>
    <w:next w:val="aff9"/>
    <w:uiPriority w:val="39"/>
    <w:pPr>
      <w:tabs>
        <w:tab w:val="right" w:leader="dot" w:pos="9241"/>
      </w:tabs>
      <w:ind w:firstLineChars="200" w:firstLine="198"/>
      <w:jc w:val="left"/>
    </w:pPr>
    <w:rPr>
      <w:rFonts w:ascii="宋体"/>
      <w:szCs w:val="21"/>
    </w:rPr>
  </w:style>
  <w:style w:type="paragraph" w:styleId="afffffb">
    <w:name w:val="index heading"/>
    <w:basedOn w:val="aff9"/>
    <w:next w:val="11"/>
    <w:uiPriority w:val="99"/>
    <w:pPr>
      <w:spacing w:before="120" w:after="120"/>
      <w:jc w:val="center"/>
    </w:pPr>
    <w:rPr>
      <w:rFonts w:ascii="Calibri" w:hAnsi="Calibri"/>
      <w:b/>
      <w:bCs/>
      <w:iCs/>
      <w:szCs w:val="20"/>
    </w:rPr>
  </w:style>
  <w:style w:type="paragraph" w:styleId="11">
    <w:name w:val="index 1"/>
    <w:basedOn w:val="aff9"/>
    <w:next w:val="afffffc"/>
    <w:uiPriority w:val="99"/>
    <w:pPr>
      <w:tabs>
        <w:tab w:val="right" w:leader="dot" w:pos="9299"/>
      </w:tabs>
      <w:jc w:val="left"/>
    </w:pPr>
    <w:rPr>
      <w:rFonts w:ascii="宋体"/>
      <w:szCs w:val="21"/>
    </w:rPr>
  </w:style>
  <w:style w:type="paragraph" w:customStyle="1" w:styleId="afffffc">
    <w:name w:val="段"/>
    <w:link w:val="Char"/>
    <w:uiPriority w:val="99"/>
    <w:pPr>
      <w:tabs>
        <w:tab w:val="center" w:pos="4201"/>
        <w:tab w:val="right" w:leader="dot" w:pos="9298"/>
      </w:tabs>
      <w:autoSpaceDE w:val="0"/>
      <w:autoSpaceDN w:val="0"/>
      <w:ind w:firstLineChars="200" w:firstLine="420"/>
      <w:jc w:val="both"/>
    </w:pPr>
    <w:rPr>
      <w:rFonts w:ascii="宋体"/>
      <w:sz w:val="21"/>
    </w:rPr>
  </w:style>
  <w:style w:type="paragraph" w:styleId="afffffd">
    <w:name w:val="Subtitle"/>
    <w:basedOn w:val="aff9"/>
    <w:link w:val="afffffe"/>
    <w:qFormat/>
    <w:pPr>
      <w:spacing w:before="240" w:after="60" w:line="312" w:lineRule="auto"/>
      <w:jc w:val="center"/>
      <w:outlineLvl w:val="1"/>
    </w:pPr>
    <w:rPr>
      <w:rFonts w:ascii="Arial" w:hAnsi="Arial" w:cs="Arial"/>
      <w:b/>
      <w:bCs/>
      <w:kern w:val="28"/>
      <w:sz w:val="32"/>
      <w:szCs w:val="32"/>
    </w:rPr>
  </w:style>
  <w:style w:type="paragraph" w:styleId="55">
    <w:name w:val="List Number 5"/>
    <w:basedOn w:val="aff9"/>
    <w:pPr>
      <w:tabs>
        <w:tab w:val="left" w:pos="2040"/>
      </w:tabs>
      <w:ind w:left="2040" w:hanging="360"/>
    </w:pPr>
  </w:style>
  <w:style w:type="paragraph" w:styleId="affffff">
    <w:name w:val="List"/>
    <w:basedOn w:val="aff9"/>
    <w:pPr>
      <w:ind w:left="200" w:hangingChars="200" w:hanging="200"/>
    </w:pPr>
  </w:style>
  <w:style w:type="paragraph" w:styleId="af0">
    <w:name w:val="footnote text"/>
    <w:basedOn w:val="aff9"/>
    <w:link w:val="affffff0"/>
    <w:uiPriority w:val="99"/>
    <w:qFormat/>
    <w:pPr>
      <w:numPr>
        <w:numId w:val="1"/>
      </w:numPr>
      <w:snapToGrid w:val="0"/>
      <w:jc w:val="left"/>
    </w:pPr>
    <w:rPr>
      <w:rFonts w:ascii="宋体"/>
      <w:sz w:val="18"/>
      <w:szCs w:val="18"/>
    </w:rPr>
  </w:style>
  <w:style w:type="paragraph" w:styleId="TOC6">
    <w:name w:val="toc 6"/>
    <w:basedOn w:val="aff9"/>
    <w:next w:val="aff9"/>
    <w:uiPriority w:val="39"/>
    <w:pPr>
      <w:tabs>
        <w:tab w:val="right" w:leader="dot" w:pos="9241"/>
      </w:tabs>
      <w:ind w:firstLineChars="400" w:firstLine="403"/>
      <w:jc w:val="left"/>
    </w:pPr>
    <w:rPr>
      <w:rFonts w:ascii="宋体"/>
      <w:szCs w:val="21"/>
    </w:rPr>
  </w:style>
  <w:style w:type="paragraph" w:styleId="56">
    <w:name w:val="List 5"/>
    <w:basedOn w:val="aff9"/>
    <w:pPr>
      <w:ind w:leftChars="800" w:left="100" w:hangingChars="200" w:hanging="200"/>
    </w:pPr>
  </w:style>
  <w:style w:type="paragraph" w:styleId="37">
    <w:name w:val="Body Text Indent 3"/>
    <w:basedOn w:val="aff9"/>
    <w:link w:val="38"/>
    <w:pPr>
      <w:spacing w:after="120"/>
      <w:ind w:leftChars="200" w:left="420"/>
    </w:pPr>
    <w:rPr>
      <w:sz w:val="16"/>
      <w:szCs w:val="16"/>
    </w:rPr>
  </w:style>
  <w:style w:type="paragraph" w:styleId="71">
    <w:name w:val="index 7"/>
    <w:basedOn w:val="aff9"/>
    <w:next w:val="aff9"/>
    <w:pPr>
      <w:ind w:left="1470" w:hanging="210"/>
      <w:jc w:val="left"/>
    </w:pPr>
    <w:rPr>
      <w:rFonts w:ascii="Calibri" w:hAnsi="Calibri"/>
      <w:sz w:val="20"/>
      <w:szCs w:val="20"/>
    </w:rPr>
  </w:style>
  <w:style w:type="paragraph" w:styleId="91">
    <w:name w:val="index 9"/>
    <w:basedOn w:val="aff9"/>
    <w:next w:val="aff9"/>
    <w:pPr>
      <w:ind w:left="1890" w:hanging="210"/>
      <w:jc w:val="left"/>
    </w:pPr>
    <w:rPr>
      <w:rFonts w:ascii="Calibri" w:hAnsi="Calibri"/>
      <w:sz w:val="20"/>
      <w:szCs w:val="20"/>
    </w:rPr>
  </w:style>
  <w:style w:type="paragraph" w:styleId="affffff1">
    <w:name w:val="table of figures"/>
    <w:basedOn w:val="aff9"/>
    <w:next w:val="aff9"/>
    <w:pPr>
      <w:ind w:leftChars="200" w:left="840" w:hangingChars="200" w:hanging="420"/>
    </w:pPr>
  </w:style>
  <w:style w:type="paragraph" w:styleId="TOC2">
    <w:name w:val="toc 2"/>
    <w:basedOn w:val="aff9"/>
    <w:next w:val="aff9"/>
    <w:uiPriority w:val="39"/>
    <w:qFormat/>
    <w:pPr>
      <w:tabs>
        <w:tab w:val="right" w:leader="dot" w:pos="9241"/>
      </w:tabs>
    </w:pPr>
    <w:rPr>
      <w:rFonts w:ascii="宋体"/>
      <w:szCs w:val="21"/>
    </w:rPr>
  </w:style>
  <w:style w:type="paragraph" w:styleId="TOC9">
    <w:name w:val="toc 9"/>
    <w:basedOn w:val="aff9"/>
    <w:next w:val="aff9"/>
    <w:uiPriority w:val="39"/>
    <w:pPr>
      <w:ind w:left="1470"/>
      <w:jc w:val="left"/>
    </w:pPr>
    <w:rPr>
      <w:sz w:val="20"/>
      <w:szCs w:val="20"/>
    </w:rPr>
  </w:style>
  <w:style w:type="paragraph" w:styleId="28">
    <w:name w:val="Body Text 2"/>
    <w:basedOn w:val="aff9"/>
    <w:link w:val="29"/>
    <w:pPr>
      <w:spacing w:after="120" w:line="480" w:lineRule="auto"/>
    </w:pPr>
  </w:style>
  <w:style w:type="paragraph" w:styleId="45">
    <w:name w:val="List 4"/>
    <w:basedOn w:val="aff9"/>
    <w:pPr>
      <w:ind w:leftChars="600" w:left="100" w:hangingChars="200" w:hanging="200"/>
    </w:pPr>
  </w:style>
  <w:style w:type="paragraph" w:styleId="2a">
    <w:name w:val="List Continue 2"/>
    <w:basedOn w:val="aff9"/>
    <w:pPr>
      <w:spacing w:after="120"/>
      <w:ind w:leftChars="400" w:left="840"/>
    </w:pPr>
  </w:style>
  <w:style w:type="paragraph" w:styleId="affffff2">
    <w:name w:val="Message Header"/>
    <w:basedOn w:val="aff9"/>
    <w:link w:val="affffff3"/>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HTML1">
    <w:name w:val="HTML Preformatted"/>
    <w:basedOn w:val="aff9"/>
    <w:link w:val="HTML2"/>
    <w:uiPriority w:val="99"/>
    <w:rPr>
      <w:rFonts w:ascii="Courier New" w:hAnsi="Courier New" w:cs="Courier New"/>
      <w:sz w:val="20"/>
      <w:szCs w:val="20"/>
    </w:rPr>
  </w:style>
  <w:style w:type="paragraph" w:styleId="affffff4">
    <w:name w:val="Normal (Web)"/>
    <w:basedOn w:val="aff9"/>
    <w:uiPriority w:val="99"/>
    <w:pPr>
      <w:widowControl/>
      <w:spacing w:before="100" w:beforeAutospacing="1" w:after="100" w:afterAutospacing="1"/>
      <w:jc w:val="left"/>
    </w:pPr>
    <w:rPr>
      <w:rFonts w:ascii="Arial Unicode MS" w:eastAsia="Arial Unicode MS" w:hAnsi="Arial Unicode MS" w:cs="Arial Unicode MS"/>
      <w:kern w:val="0"/>
      <w:sz w:val="24"/>
    </w:rPr>
  </w:style>
  <w:style w:type="paragraph" w:styleId="39">
    <w:name w:val="List Continue 3"/>
    <w:basedOn w:val="aff9"/>
    <w:pPr>
      <w:spacing w:after="120"/>
      <w:ind w:leftChars="600" w:left="1260"/>
    </w:pPr>
  </w:style>
  <w:style w:type="paragraph" w:styleId="2b">
    <w:name w:val="index 2"/>
    <w:basedOn w:val="aff9"/>
    <w:next w:val="aff9"/>
    <w:pPr>
      <w:ind w:left="420" w:hanging="210"/>
      <w:jc w:val="left"/>
    </w:pPr>
    <w:rPr>
      <w:rFonts w:ascii="Calibri" w:hAnsi="Calibri"/>
      <w:sz w:val="20"/>
      <w:szCs w:val="20"/>
    </w:rPr>
  </w:style>
  <w:style w:type="paragraph" w:styleId="a">
    <w:name w:val="Title"/>
    <w:basedOn w:val="aff9"/>
    <w:link w:val="affffff5"/>
    <w:qFormat/>
    <w:pPr>
      <w:numPr>
        <w:ilvl w:val="3"/>
        <w:numId w:val="2"/>
      </w:numPr>
      <w:spacing w:before="240" w:after="60"/>
      <w:jc w:val="center"/>
      <w:outlineLvl w:val="0"/>
    </w:pPr>
    <w:rPr>
      <w:rFonts w:ascii="Arial" w:hAnsi="Arial" w:cs="Arial"/>
      <w:b/>
      <w:bCs/>
      <w:sz w:val="32"/>
      <w:szCs w:val="32"/>
    </w:rPr>
  </w:style>
  <w:style w:type="character" w:styleId="affffff6">
    <w:name w:val="endnote reference"/>
    <w:semiHidden/>
    <w:rPr>
      <w:vertAlign w:val="superscript"/>
    </w:rPr>
  </w:style>
  <w:style w:type="character" w:styleId="affffff7">
    <w:name w:val="page number"/>
    <w:uiPriority w:val="99"/>
    <w:rPr>
      <w:rFonts w:ascii="Times New Roman" w:eastAsia="宋体" w:hAnsi="Times New Roman"/>
      <w:sz w:val="18"/>
    </w:rPr>
  </w:style>
  <w:style w:type="character" w:styleId="affffff8">
    <w:name w:val="FollowedHyperlink"/>
    <w:uiPriority w:val="99"/>
    <w:rPr>
      <w:color w:val="800080"/>
      <w:u w:val="single"/>
    </w:rPr>
  </w:style>
  <w:style w:type="character" w:styleId="affffff9">
    <w:name w:val="Emphasis"/>
    <w:qFormat/>
    <w:rPr>
      <w:color w:val="CC0033"/>
    </w:rPr>
  </w:style>
  <w:style w:type="character" w:styleId="HTML3">
    <w:name w:val="HTML Definition"/>
    <w:rPr>
      <w:i/>
      <w:iCs/>
    </w:rPr>
  </w:style>
  <w:style w:type="character" w:styleId="HTML4">
    <w:name w:val="HTML Typewriter"/>
    <w:rPr>
      <w:rFonts w:ascii="Courier New" w:hAnsi="Courier New"/>
      <w:sz w:val="20"/>
      <w:szCs w:val="20"/>
    </w:rPr>
  </w:style>
  <w:style w:type="character" w:styleId="HTML5">
    <w:name w:val="HTML Acronym"/>
    <w:basedOn w:val="affa"/>
  </w:style>
  <w:style w:type="character" w:styleId="HTML6">
    <w:name w:val="HTML Variable"/>
    <w:rPr>
      <w:i/>
      <w:iCs/>
    </w:rPr>
  </w:style>
  <w:style w:type="character" w:styleId="affffffa">
    <w:name w:val="Hyperlink"/>
    <w:uiPriority w:val="99"/>
    <w:qFormat/>
    <w:rPr>
      <w:color w:val="0000FF"/>
      <w:spacing w:val="0"/>
      <w:w w:val="100"/>
      <w:szCs w:val="21"/>
      <w:u w:val="single"/>
    </w:rPr>
  </w:style>
  <w:style w:type="character" w:styleId="HTML7">
    <w:name w:val="HTML Code"/>
    <w:rPr>
      <w:rFonts w:ascii="Courier New" w:hAnsi="Courier New"/>
      <w:sz w:val="20"/>
      <w:szCs w:val="20"/>
    </w:rPr>
  </w:style>
  <w:style w:type="character" w:styleId="affffffb">
    <w:name w:val="annotation reference"/>
    <w:uiPriority w:val="99"/>
    <w:rPr>
      <w:sz w:val="21"/>
      <w:szCs w:val="21"/>
    </w:rPr>
  </w:style>
  <w:style w:type="character" w:styleId="HTML8">
    <w:name w:val="HTML Cite"/>
    <w:rPr>
      <w:i/>
      <w:iCs/>
    </w:rPr>
  </w:style>
  <w:style w:type="character" w:styleId="affffffc">
    <w:name w:val="footnote reference"/>
    <w:uiPriority w:val="99"/>
    <w:semiHidden/>
    <w:qFormat/>
    <w:rPr>
      <w:vertAlign w:val="superscript"/>
    </w:rPr>
  </w:style>
  <w:style w:type="character" w:styleId="HTML9">
    <w:name w:val="HTML Keyboard"/>
    <w:rPr>
      <w:rFonts w:ascii="Courier New" w:hAnsi="Courier New"/>
      <w:sz w:val="20"/>
      <w:szCs w:val="20"/>
    </w:rPr>
  </w:style>
  <w:style w:type="character" w:styleId="HTMLa">
    <w:name w:val="HTML Sample"/>
    <w:rPr>
      <w:rFonts w:ascii="Courier New" w:hAnsi="Courier New"/>
    </w:rPr>
  </w:style>
  <w:style w:type="table" w:styleId="affffffd">
    <w:name w:val="Table Grid"/>
    <w:basedOn w:val="affb"/>
    <w:qFormat/>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46">
    <w:name w:val="Table List 4"/>
    <w:basedOn w:val="affb"/>
    <w:uiPriority w:val="99"/>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il"/>
          <w:tr2bl w:val="nil"/>
        </w:tcBorders>
        <w:shd w:val="solid" w:color="808080" w:fill="FFFFFF"/>
      </w:tcPr>
    </w:tblStylePr>
  </w:style>
  <w:style w:type="character" w:customStyle="1" w:styleId="Char">
    <w:name w:val="段 Char"/>
    <w:link w:val="afffffc"/>
    <w:uiPriority w:val="99"/>
    <w:rPr>
      <w:rFonts w:ascii="宋体"/>
      <w:sz w:val="21"/>
      <w:lang w:val="en-US" w:eastAsia="zh-CN" w:bidi="ar-SA"/>
    </w:rPr>
  </w:style>
  <w:style w:type="paragraph" w:customStyle="1" w:styleId="a6">
    <w:name w:val="一级条标题"/>
    <w:next w:val="afffffc"/>
    <w:pPr>
      <w:numPr>
        <w:ilvl w:val="1"/>
        <w:numId w:val="3"/>
      </w:numPr>
      <w:spacing w:beforeLines="50" w:before="156" w:afterLines="50" w:after="156"/>
      <w:outlineLvl w:val="2"/>
    </w:pPr>
    <w:rPr>
      <w:rFonts w:ascii="黑体" w:eastAsia="黑体"/>
      <w:sz w:val="21"/>
      <w:szCs w:val="21"/>
    </w:rPr>
  </w:style>
  <w:style w:type="paragraph" w:customStyle="1" w:styleId="affffffe">
    <w:name w:val="标准书脚_奇数页"/>
    <w:pPr>
      <w:spacing w:before="120"/>
      <w:ind w:right="198"/>
      <w:jc w:val="right"/>
    </w:pPr>
    <w:rPr>
      <w:rFonts w:ascii="宋体"/>
      <w:sz w:val="18"/>
      <w:szCs w:val="18"/>
    </w:rPr>
  </w:style>
  <w:style w:type="paragraph" w:customStyle="1" w:styleId="afffffff">
    <w:name w:val="标准书眉_奇数页"/>
    <w:next w:val="aff9"/>
    <w:pPr>
      <w:tabs>
        <w:tab w:val="center" w:pos="4154"/>
        <w:tab w:val="right" w:pos="8306"/>
      </w:tabs>
      <w:spacing w:after="220"/>
      <w:jc w:val="right"/>
    </w:pPr>
    <w:rPr>
      <w:rFonts w:ascii="黑体" w:eastAsia="黑体"/>
      <w:sz w:val="21"/>
      <w:szCs w:val="21"/>
    </w:rPr>
  </w:style>
  <w:style w:type="paragraph" w:customStyle="1" w:styleId="a5">
    <w:name w:val="章标题"/>
    <w:next w:val="afffffc"/>
    <w:pPr>
      <w:numPr>
        <w:numId w:val="3"/>
      </w:numPr>
      <w:spacing w:beforeLines="100" w:before="312" w:afterLines="100" w:after="312"/>
      <w:jc w:val="both"/>
      <w:outlineLvl w:val="1"/>
    </w:pPr>
    <w:rPr>
      <w:rFonts w:ascii="黑体" w:eastAsia="黑体"/>
      <w:sz w:val="21"/>
    </w:rPr>
  </w:style>
  <w:style w:type="paragraph" w:customStyle="1" w:styleId="a7">
    <w:name w:val="二级条标题"/>
    <w:basedOn w:val="a6"/>
    <w:next w:val="afffffc"/>
    <w:pPr>
      <w:numPr>
        <w:ilvl w:val="2"/>
      </w:numPr>
      <w:spacing w:before="50" w:after="50"/>
      <w:ind w:left="993"/>
      <w:outlineLvl w:val="3"/>
    </w:pPr>
  </w:style>
  <w:style w:type="paragraph" w:customStyle="1" w:styleId="2c">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d">
    <w:name w:val="列项——（一级）"/>
    <w:pPr>
      <w:widowControl w:val="0"/>
      <w:numPr>
        <w:numId w:val="4"/>
      </w:numPr>
      <w:jc w:val="both"/>
    </w:pPr>
    <w:rPr>
      <w:rFonts w:ascii="宋体"/>
      <w:sz w:val="21"/>
    </w:rPr>
  </w:style>
  <w:style w:type="paragraph" w:customStyle="1" w:styleId="ae">
    <w:name w:val="列项●（二级）"/>
    <w:pPr>
      <w:numPr>
        <w:ilvl w:val="1"/>
        <w:numId w:val="4"/>
      </w:numPr>
      <w:tabs>
        <w:tab w:val="left" w:pos="840"/>
      </w:tabs>
      <w:jc w:val="both"/>
    </w:pPr>
    <w:rPr>
      <w:rFonts w:ascii="宋体"/>
      <w:sz w:val="21"/>
    </w:rPr>
  </w:style>
  <w:style w:type="paragraph" w:customStyle="1" w:styleId="afffffff0">
    <w:name w:val="目次、标准名称标题"/>
    <w:basedOn w:val="aff9"/>
    <w:next w:val="afffffc"/>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8">
    <w:name w:val="三级条标题"/>
    <w:basedOn w:val="a7"/>
    <w:next w:val="afffffc"/>
    <w:pPr>
      <w:numPr>
        <w:ilvl w:val="3"/>
      </w:numPr>
      <w:outlineLvl w:val="4"/>
    </w:pPr>
  </w:style>
  <w:style w:type="paragraph" w:customStyle="1" w:styleId="a2">
    <w:name w:val="示例"/>
    <w:next w:val="afffffff1"/>
    <w:pPr>
      <w:widowControl w:val="0"/>
      <w:numPr>
        <w:numId w:val="5"/>
      </w:numPr>
      <w:jc w:val="both"/>
    </w:pPr>
    <w:rPr>
      <w:rFonts w:ascii="宋体"/>
      <w:sz w:val="18"/>
      <w:szCs w:val="18"/>
    </w:rPr>
  </w:style>
  <w:style w:type="paragraph" w:customStyle="1" w:styleId="afffffff1">
    <w:name w:val="示例内容"/>
    <w:pPr>
      <w:ind w:firstLineChars="200" w:firstLine="200"/>
    </w:pPr>
    <w:rPr>
      <w:rFonts w:ascii="宋体"/>
      <w:sz w:val="18"/>
      <w:szCs w:val="18"/>
    </w:rPr>
  </w:style>
  <w:style w:type="paragraph" w:customStyle="1" w:styleId="af2">
    <w:name w:val="数字编号列项（二级）"/>
    <w:pPr>
      <w:numPr>
        <w:ilvl w:val="1"/>
        <w:numId w:val="6"/>
      </w:numPr>
      <w:jc w:val="both"/>
    </w:pPr>
    <w:rPr>
      <w:rFonts w:ascii="宋体"/>
      <w:sz w:val="21"/>
    </w:rPr>
  </w:style>
  <w:style w:type="paragraph" w:customStyle="1" w:styleId="a9">
    <w:name w:val="四级条标题"/>
    <w:basedOn w:val="a8"/>
    <w:next w:val="afffffc"/>
    <w:pPr>
      <w:numPr>
        <w:ilvl w:val="4"/>
      </w:numPr>
      <w:outlineLvl w:val="5"/>
    </w:pPr>
  </w:style>
  <w:style w:type="paragraph" w:customStyle="1" w:styleId="aa">
    <w:name w:val="五级条标题"/>
    <w:basedOn w:val="a9"/>
    <w:next w:val="afffffc"/>
    <w:pPr>
      <w:numPr>
        <w:ilvl w:val="5"/>
      </w:numPr>
      <w:outlineLvl w:val="6"/>
    </w:pPr>
  </w:style>
  <w:style w:type="paragraph" w:customStyle="1" w:styleId="aff8">
    <w:name w:val="注："/>
    <w:next w:val="afffffc"/>
    <w:qFormat/>
    <w:pPr>
      <w:widowControl w:val="0"/>
      <w:numPr>
        <w:numId w:val="7"/>
      </w:numPr>
      <w:autoSpaceDE w:val="0"/>
      <w:autoSpaceDN w:val="0"/>
      <w:jc w:val="both"/>
    </w:pPr>
    <w:rPr>
      <w:rFonts w:ascii="宋体"/>
      <w:sz w:val="18"/>
      <w:szCs w:val="18"/>
    </w:rPr>
  </w:style>
  <w:style w:type="paragraph" w:customStyle="1" w:styleId="a0">
    <w:name w:val="注×："/>
    <w:qFormat/>
    <w:pPr>
      <w:widowControl w:val="0"/>
      <w:numPr>
        <w:numId w:val="8"/>
      </w:numPr>
      <w:autoSpaceDE w:val="0"/>
      <w:autoSpaceDN w:val="0"/>
      <w:jc w:val="both"/>
    </w:pPr>
    <w:rPr>
      <w:rFonts w:ascii="宋体"/>
      <w:sz w:val="18"/>
      <w:szCs w:val="18"/>
    </w:rPr>
  </w:style>
  <w:style w:type="paragraph" w:customStyle="1" w:styleId="af1">
    <w:name w:val="字母编号列项（一级）"/>
    <w:qFormat/>
    <w:pPr>
      <w:numPr>
        <w:numId w:val="6"/>
      </w:numPr>
      <w:jc w:val="both"/>
    </w:pPr>
    <w:rPr>
      <w:rFonts w:ascii="宋体"/>
      <w:sz w:val="21"/>
    </w:rPr>
  </w:style>
  <w:style w:type="paragraph" w:customStyle="1" w:styleId="af">
    <w:name w:val="列项◆（三级）"/>
    <w:basedOn w:val="aff9"/>
    <w:qFormat/>
    <w:pPr>
      <w:numPr>
        <w:ilvl w:val="2"/>
        <w:numId w:val="4"/>
      </w:numPr>
    </w:pPr>
    <w:rPr>
      <w:rFonts w:ascii="宋体"/>
      <w:szCs w:val="21"/>
    </w:rPr>
  </w:style>
  <w:style w:type="paragraph" w:customStyle="1" w:styleId="af3">
    <w:name w:val="编号列项（三级）"/>
    <w:qFormat/>
    <w:pPr>
      <w:numPr>
        <w:ilvl w:val="2"/>
        <w:numId w:val="6"/>
      </w:numPr>
    </w:pPr>
    <w:rPr>
      <w:rFonts w:ascii="宋体"/>
      <w:sz w:val="21"/>
    </w:rPr>
  </w:style>
  <w:style w:type="paragraph" w:customStyle="1" w:styleId="af4">
    <w:name w:val="示例×："/>
    <w:basedOn w:val="a5"/>
    <w:qFormat/>
    <w:pPr>
      <w:numPr>
        <w:numId w:val="9"/>
      </w:numPr>
      <w:spacing w:beforeLines="0" w:before="0" w:afterLines="0" w:after="0"/>
      <w:outlineLvl w:val="9"/>
    </w:pPr>
    <w:rPr>
      <w:rFonts w:ascii="宋体" w:eastAsia="宋体"/>
      <w:sz w:val="18"/>
      <w:szCs w:val="18"/>
    </w:rPr>
  </w:style>
  <w:style w:type="paragraph" w:customStyle="1" w:styleId="afffffff2">
    <w:name w:val="二级无"/>
    <w:basedOn w:val="a7"/>
    <w:qFormat/>
    <w:pPr>
      <w:spacing w:beforeLines="0" w:before="0" w:afterLines="0" w:after="0"/>
    </w:pPr>
    <w:rPr>
      <w:rFonts w:ascii="宋体" w:eastAsia="宋体"/>
    </w:rPr>
  </w:style>
  <w:style w:type="paragraph" w:customStyle="1" w:styleId="afffffff3">
    <w:name w:val="注：（正文）"/>
    <w:basedOn w:val="aff8"/>
    <w:next w:val="afffffc"/>
    <w:qFormat/>
  </w:style>
  <w:style w:type="paragraph" w:customStyle="1" w:styleId="a4">
    <w:name w:val="注×：（正文）"/>
    <w:qFormat/>
    <w:pPr>
      <w:numPr>
        <w:numId w:val="10"/>
      </w:numPr>
      <w:jc w:val="both"/>
    </w:pPr>
    <w:rPr>
      <w:rFonts w:ascii="宋体"/>
      <w:sz w:val="18"/>
      <w:szCs w:val="18"/>
    </w:rPr>
  </w:style>
  <w:style w:type="paragraph" w:customStyle="1" w:styleId="afffffff4">
    <w:name w:val="标准标志"/>
    <w:next w:val="aff9"/>
    <w:qFormat/>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fff5">
    <w:name w:val="标准称谓"/>
    <w:next w:val="aff9"/>
    <w:qFormat/>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fff6">
    <w:name w:val="标准书脚_偶数页"/>
    <w:qFormat/>
    <w:pPr>
      <w:spacing w:before="120"/>
      <w:ind w:left="221"/>
    </w:pPr>
    <w:rPr>
      <w:rFonts w:ascii="宋体"/>
      <w:sz w:val="18"/>
      <w:szCs w:val="18"/>
    </w:rPr>
  </w:style>
  <w:style w:type="paragraph" w:customStyle="1" w:styleId="afffffff7">
    <w:name w:val="标准书眉_偶数页"/>
    <w:basedOn w:val="afffffff"/>
    <w:next w:val="aff9"/>
    <w:qFormat/>
    <w:pPr>
      <w:jc w:val="left"/>
    </w:pPr>
  </w:style>
  <w:style w:type="paragraph" w:customStyle="1" w:styleId="afffffff8">
    <w:name w:val="标准书眉一"/>
    <w:qFormat/>
    <w:pPr>
      <w:jc w:val="both"/>
    </w:pPr>
  </w:style>
  <w:style w:type="paragraph" w:customStyle="1" w:styleId="afffffff9">
    <w:name w:val="参考文献"/>
    <w:basedOn w:val="aff9"/>
    <w:next w:val="afffffc"/>
    <w:qFormat/>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fffa">
    <w:name w:val="参考文献、索引标题"/>
    <w:basedOn w:val="aff9"/>
    <w:next w:val="afffffc"/>
    <w:qFormat/>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fffb">
    <w:name w:val="发布"/>
    <w:qFormat/>
    <w:rPr>
      <w:rFonts w:ascii="黑体" w:eastAsia="黑体"/>
      <w:spacing w:val="85"/>
      <w:w w:val="100"/>
      <w:position w:val="3"/>
      <w:sz w:val="28"/>
      <w:szCs w:val="28"/>
    </w:rPr>
  </w:style>
  <w:style w:type="paragraph" w:customStyle="1" w:styleId="afffffffc">
    <w:name w:val="发布部门"/>
    <w:next w:val="afffffc"/>
    <w:qFormat/>
    <w:pPr>
      <w:framePr w:w="7938" w:h="1134" w:hRule="exact" w:hSpace="125" w:vSpace="181" w:wrap="around" w:vAnchor="page" w:hAnchor="page" w:x="2150" w:y="14630" w:anchorLock="1"/>
      <w:jc w:val="center"/>
    </w:pPr>
    <w:rPr>
      <w:rFonts w:ascii="宋体"/>
      <w:b/>
      <w:spacing w:val="20"/>
      <w:w w:val="135"/>
      <w:sz w:val="28"/>
    </w:rPr>
  </w:style>
  <w:style w:type="paragraph" w:customStyle="1" w:styleId="afffffffd">
    <w:name w:val="发布日期"/>
    <w:qFormat/>
    <w:pPr>
      <w:framePr w:w="3997" w:h="471" w:hRule="exact" w:vSpace="181" w:wrap="around" w:hAnchor="page" w:x="7089" w:y="14097" w:anchorLock="1"/>
    </w:pPr>
    <w:rPr>
      <w:rFonts w:eastAsia="黑体"/>
      <w:sz w:val="28"/>
    </w:rPr>
  </w:style>
  <w:style w:type="paragraph" w:customStyle="1" w:styleId="afffffffe">
    <w:name w:val="封面标准代替信息"/>
    <w:qFormat/>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qFormat/>
    <w:pPr>
      <w:widowControl w:val="0"/>
      <w:kinsoku w:val="0"/>
      <w:overflowPunct w:val="0"/>
      <w:autoSpaceDE w:val="0"/>
      <w:autoSpaceDN w:val="0"/>
      <w:spacing w:before="308"/>
      <w:jc w:val="right"/>
      <w:textAlignment w:val="center"/>
    </w:pPr>
    <w:rPr>
      <w:sz w:val="28"/>
    </w:rPr>
  </w:style>
  <w:style w:type="paragraph" w:customStyle="1" w:styleId="affffffff">
    <w:name w:val="封面标准名称"/>
    <w:qFormat/>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fff0">
    <w:name w:val="封面标准英文名称"/>
    <w:basedOn w:val="affffffff"/>
    <w:qFormat/>
    <w:pPr>
      <w:framePr w:wrap="around"/>
      <w:spacing w:before="370" w:line="400" w:lineRule="exact"/>
    </w:pPr>
    <w:rPr>
      <w:rFonts w:ascii="Times New Roman"/>
      <w:sz w:val="28"/>
      <w:szCs w:val="28"/>
    </w:rPr>
  </w:style>
  <w:style w:type="paragraph" w:customStyle="1" w:styleId="affffffff1">
    <w:name w:val="封面一致性程度标识"/>
    <w:basedOn w:val="affffffff0"/>
    <w:qFormat/>
    <w:pPr>
      <w:framePr w:wrap="around"/>
      <w:spacing w:before="440"/>
    </w:pPr>
    <w:rPr>
      <w:rFonts w:ascii="宋体" w:eastAsia="宋体"/>
    </w:rPr>
  </w:style>
  <w:style w:type="paragraph" w:customStyle="1" w:styleId="affffffff2">
    <w:name w:val="封面标准文稿类别"/>
    <w:basedOn w:val="affffffff1"/>
    <w:qFormat/>
    <w:pPr>
      <w:framePr w:wrap="around"/>
      <w:spacing w:after="160" w:line="240" w:lineRule="auto"/>
    </w:pPr>
    <w:rPr>
      <w:sz w:val="24"/>
    </w:rPr>
  </w:style>
  <w:style w:type="paragraph" w:customStyle="1" w:styleId="affffffff3">
    <w:name w:val="封面标准文稿编辑信息"/>
    <w:basedOn w:val="affffffff2"/>
    <w:qFormat/>
    <w:pPr>
      <w:framePr w:wrap="around"/>
      <w:spacing w:before="180" w:line="180" w:lineRule="exact"/>
    </w:pPr>
    <w:rPr>
      <w:sz w:val="21"/>
    </w:rPr>
  </w:style>
  <w:style w:type="paragraph" w:customStyle="1" w:styleId="affffffff4">
    <w:name w:val="封面正文"/>
    <w:qFormat/>
    <w:pPr>
      <w:jc w:val="both"/>
    </w:pPr>
  </w:style>
  <w:style w:type="paragraph" w:customStyle="1" w:styleId="afa">
    <w:name w:val="附录标识"/>
    <w:basedOn w:val="aff9"/>
    <w:next w:val="afffffc"/>
    <w:uiPriority w:val="99"/>
    <w:qFormat/>
    <w:pPr>
      <w:keepNext/>
      <w:widowControl/>
      <w:numPr>
        <w:numId w:val="11"/>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affffffff5">
    <w:name w:val="附录标题"/>
    <w:basedOn w:val="afffffc"/>
    <w:next w:val="afffffc"/>
    <w:qFormat/>
    <w:pPr>
      <w:ind w:firstLineChars="0" w:firstLine="0"/>
      <w:jc w:val="center"/>
    </w:pPr>
    <w:rPr>
      <w:rFonts w:ascii="黑体" w:eastAsia="黑体"/>
    </w:rPr>
  </w:style>
  <w:style w:type="paragraph" w:customStyle="1" w:styleId="af7">
    <w:name w:val="附录表标号"/>
    <w:basedOn w:val="aff9"/>
    <w:next w:val="afffffc"/>
    <w:qFormat/>
    <w:pPr>
      <w:numPr>
        <w:numId w:val="12"/>
      </w:numPr>
      <w:tabs>
        <w:tab w:val="clear" w:pos="0"/>
      </w:tabs>
      <w:spacing w:line="14" w:lineRule="exact"/>
      <w:ind w:left="811" w:hanging="448"/>
      <w:jc w:val="center"/>
      <w:outlineLvl w:val="0"/>
    </w:pPr>
    <w:rPr>
      <w:color w:val="FFFFFF"/>
    </w:rPr>
  </w:style>
  <w:style w:type="paragraph" w:customStyle="1" w:styleId="af8">
    <w:name w:val="附录表标题"/>
    <w:basedOn w:val="aff9"/>
    <w:next w:val="afffffc"/>
    <w:qFormat/>
    <w:pPr>
      <w:numPr>
        <w:ilvl w:val="1"/>
        <w:numId w:val="12"/>
      </w:numPr>
      <w:tabs>
        <w:tab w:val="left" w:pos="180"/>
      </w:tabs>
      <w:spacing w:beforeLines="50" w:before="50" w:afterLines="50" w:after="50"/>
      <w:ind w:left="0" w:firstLine="0"/>
      <w:jc w:val="center"/>
    </w:pPr>
    <w:rPr>
      <w:rFonts w:ascii="黑体" w:eastAsia="黑体"/>
      <w:szCs w:val="21"/>
    </w:rPr>
  </w:style>
  <w:style w:type="paragraph" w:customStyle="1" w:styleId="afd">
    <w:name w:val="附录二级条标题"/>
    <w:basedOn w:val="aff9"/>
    <w:next w:val="afffffc"/>
    <w:uiPriority w:val="99"/>
    <w:qFormat/>
    <w:pPr>
      <w:widowControl/>
      <w:numPr>
        <w:ilvl w:val="3"/>
        <w:numId w:val="11"/>
      </w:numPr>
      <w:tabs>
        <w:tab w:val="left" w:pos="360"/>
      </w:tabs>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fffffff6">
    <w:name w:val="附录二级无"/>
    <w:basedOn w:val="afd"/>
    <w:qFormat/>
    <w:pPr>
      <w:tabs>
        <w:tab w:val="clear" w:pos="360"/>
      </w:tabs>
      <w:spacing w:beforeLines="0" w:before="0" w:afterLines="0" w:after="0"/>
    </w:pPr>
    <w:rPr>
      <w:rFonts w:ascii="宋体" w:eastAsia="宋体"/>
      <w:szCs w:val="21"/>
    </w:rPr>
  </w:style>
  <w:style w:type="paragraph" w:customStyle="1" w:styleId="affffffff7">
    <w:name w:val="附录公式"/>
    <w:basedOn w:val="afffffc"/>
    <w:next w:val="afffffc"/>
    <w:link w:val="Char0"/>
    <w:qFormat/>
  </w:style>
  <w:style w:type="character" w:customStyle="1" w:styleId="Char0">
    <w:name w:val="附录公式 Char"/>
    <w:basedOn w:val="Char"/>
    <w:link w:val="affffffff7"/>
    <w:qFormat/>
    <w:rPr>
      <w:rFonts w:ascii="宋体"/>
      <w:sz w:val="21"/>
      <w:lang w:val="en-US" w:eastAsia="zh-CN" w:bidi="ar-SA"/>
    </w:rPr>
  </w:style>
  <w:style w:type="paragraph" w:customStyle="1" w:styleId="affffffff8">
    <w:name w:val="附录公式编号制表符"/>
    <w:basedOn w:val="aff9"/>
    <w:next w:val="afffffc"/>
    <w:qFormat/>
    <w:pPr>
      <w:widowControl/>
      <w:tabs>
        <w:tab w:val="center" w:pos="4201"/>
        <w:tab w:val="right" w:leader="dot" w:pos="9298"/>
      </w:tabs>
      <w:autoSpaceDE w:val="0"/>
      <w:autoSpaceDN w:val="0"/>
    </w:pPr>
    <w:rPr>
      <w:rFonts w:ascii="宋体"/>
      <w:kern w:val="0"/>
      <w:szCs w:val="20"/>
    </w:rPr>
  </w:style>
  <w:style w:type="paragraph" w:customStyle="1" w:styleId="afe">
    <w:name w:val="附录三级条标题"/>
    <w:basedOn w:val="afd"/>
    <w:next w:val="afffffc"/>
    <w:uiPriority w:val="99"/>
    <w:qFormat/>
    <w:pPr>
      <w:numPr>
        <w:ilvl w:val="4"/>
      </w:numPr>
      <w:outlineLvl w:val="4"/>
    </w:pPr>
  </w:style>
  <w:style w:type="paragraph" w:customStyle="1" w:styleId="affffffff9">
    <w:name w:val="附录三级无"/>
    <w:basedOn w:val="afe"/>
    <w:qFormat/>
    <w:pPr>
      <w:tabs>
        <w:tab w:val="clear" w:pos="360"/>
      </w:tabs>
      <w:spacing w:beforeLines="0" w:before="0" w:afterLines="0" w:after="0"/>
    </w:pPr>
    <w:rPr>
      <w:rFonts w:ascii="宋体" w:eastAsia="宋体"/>
      <w:szCs w:val="21"/>
    </w:rPr>
  </w:style>
  <w:style w:type="paragraph" w:customStyle="1" w:styleId="aff7">
    <w:name w:val="附录数字编号列项（二级）"/>
    <w:qFormat/>
    <w:pPr>
      <w:numPr>
        <w:ilvl w:val="1"/>
        <w:numId w:val="13"/>
      </w:numPr>
    </w:pPr>
    <w:rPr>
      <w:rFonts w:ascii="宋体"/>
      <w:sz w:val="21"/>
    </w:rPr>
  </w:style>
  <w:style w:type="paragraph" w:customStyle="1" w:styleId="aff">
    <w:name w:val="附录四级条标题"/>
    <w:basedOn w:val="afe"/>
    <w:next w:val="afffffc"/>
    <w:uiPriority w:val="99"/>
    <w:qFormat/>
    <w:pPr>
      <w:numPr>
        <w:ilvl w:val="5"/>
      </w:numPr>
      <w:outlineLvl w:val="5"/>
    </w:pPr>
  </w:style>
  <w:style w:type="paragraph" w:customStyle="1" w:styleId="affffffffa">
    <w:name w:val="附录四级无"/>
    <w:basedOn w:val="aff"/>
    <w:qFormat/>
    <w:pPr>
      <w:tabs>
        <w:tab w:val="clear" w:pos="360"/>
      </w:tabs>
      <w:spacing w:beforeLines="0" w:before="0" w:afterLines="0" w:after="0"/>
    </w:pPr>
    <w:rPr>
      <w:rFonts w:ascii="宋体" w:eastAsia="宋体"/>
      <w:szCs w:val="21"/>
    </w:rPr>
  </w:style>
  <w:style w:type="paragraph" w:customStyle="1" w:styleId="ab">
    <w:name w:val="附录图标号"/>
    <w:basedOn w:val="aff9"/>
    <w:qFormat/>
    <w:pPr>
      <w:keepNext/>
      <w:pageBreakBefore/>
      <w:widowControl/>
      <w:numPr>
        <w:numId w:val="14"/>
      </w:numPr>
      <w:spacing w:line="14" w:lineRule="exact"/>
      <w:ind w:left="0" w:firstLine="363"/>
      <w:jc w:val="center"/>
      <w:outlineLvl w:val="0"/>
    </w:pPr>
    <w:rPr>
      <w:color w:val="FFFFFF"/>
    </w:rPr>
  </w:style>
  <w:style w:type="paragraph" w:customStyle="1" w:styleId="ac">
    <w:name w:val="附录图标题"/>
    <w:basedOn w:val="aff9"/>
    <w:next w:val="afffffc"/>
    <w:qFormat/>
    <w:pPr>
      <w:numPr>
        <w:ilvl w:val="1"/>
        <w:numId w:val="14"/>
      </w:numPr>
      <w:tabs>
        <w:tab w:val="left" w:pos="363"/>
      </w:tabs>
      <w:spacing w:beforeLines="50" w:before="50" w:afterLines="50" w:after="50"/>
      <w:ind w:left="0" w:firstLine="0"/>
      <w:jc w:val="center"/>
    </w:pPr>
    <w:rPr>
      <w:rFonts w:ascii="黑体" w:eastAsia="黑体"/>
      <w:szCs w:val="21"/>
    </w:rPr>
  </w:style>
  <w:style w:type="paragraph" w:customStyle="1" w:styleId="aff0">
    <w:name w:val="附录五级条标题"/>
    <w:basedOn w:val="aff"/>
    <w:next w:val="afffffc"/>
    <w:uiPriority w:val="99"/>
    <w:qFormat/>
    <w:pPr>
      <w:numPr>
        <w:ilvl w:val="6"/>
      </w:numPr>
      <w:outlineLvl w:val="6"/>
    </w:pPr>
  </w:style>
  <w:style w:type="paragraph" w:customStyle="1" w:styleId="affffffffb">
    <w:name w:val="附录五级无"/>
    <w:basedOn w:val="aff0"/>
    <w:qFormat/>
    <w:pPr>
      <w:tabs>
        <w:tab w:val="clear" w:pos="360"/>
      </w:tabs>
      <w:spacing w:beforeLines="0" w:before="0" w:afterLines="0" w:after="0"/>
    </w:pPr>
    <w:rPr>
      <w:rFonts w:ascii="宋体" w:eastAsia="宋体"/>
      <w:szCs w:val="21"/>
    </w:rPr>
  </w:style>
  <w:style w:type="paragraph" w:customStyle="1" w:styleId="afb">
    <w:name w:val="附录章标题"/>
    <w:next w:val="afffffc"/>
    <w:uiPriority w:val="99"/>
    <w:qFormat/>
    <w:pPr>
      <w:numPr>
        <w:ilvl w:val="1"/>
        <w:numId w:val="11"/>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c">
    <w:name w:val="附录一级条标题"/>
    <w:basedOn w:val="afb"/>
    <w:next w:val="afffffc"/>
    <w:uiPriority w:val="99"/>
    <w:qFormat/>
    <w:pPr>
      <w:numPr>
        <w:ilvl w:val="2"/>
      </w:numPr>
      <w:tabs>
        <w:tab w:val="left" w:pos="360"/>
      </w:tabs>
      <w:autoSpaceDN w:val="0"/>
      <w:spacing w:beforeLines="50" w:before="50" w:afterLines="50" w:after="50"/>
      <w:outlineLvl w:val="2"/>
    </w:pPr>
  </w:style>
  <w:style w:type="paragraph" w:customStyle="1" w:styleId="affffffffc">
    <w:name w:val="附录一级无"/>
    <w:basedOn w:val="afc"/>
    <w:qFormat/>
    <w:pPr>
      <w:tabs>
        <w:tab w:val="clear" w:pos="360"/>
      </w:tabs>
      <w:spacing w:beforeLines="0" w:before="0" w:afterLines="0" w:after="0"/>
    </w:pPr>
    <w:rPr>
      <w:rFonts w:ascii="宋体" w:eastAsia="宋体"/>
      <w:szCs w:val="21"/>
    </w:rPr>
  </w:style>
  <w:style w:type="paragraph" w:customStyle="1" w:styleId="aff6">
    <w:name w:val="附录字母编号列项（一级）"/>
    <w:qFormat/>
    <w:pPr>
      <w:numPr>
        <w:numId w:val="13"/>
      </w:numPr>
    </w:pPr>
    <w:rPr>
      <w:rFonts w:ascii="宋体"/>
      <w:sz w:val="21"/>
    </w:rPr>
  </w:style>
  <w:style w:type="paragraph" w:customStyle="1" w:styleId="affffffffd">
    <w:name w:val="列项说明"/>
    <w:basedOn w:val="aff9"/>
    <w:qFormat/>
    <w:pPr>
      <w:adjustRightInd w:val="0"/>
      <w:spacing w:line="320" w:lineRule="exact"/>
      <w:ind w:leftChars="200" w:left="400" w:hangingChars="200" w:hanging="200"/>
      <w:jc w:val="left"/>
      <w:textAlignment w:val="baseline"/>
    </w:pPr>
    <w:rPr>
      <w:rFonts w:ascii="宋体"/>
      <w:kern w:val="0"/>
      <w:szCs w:val="20"/>
    </w:rPr>
  </w:style>
  <w:style w:type="paragraph" w:customStyle="1" w:styleId="affffffffe">
    <w:name w:val="列项说明数字编号"/>
    <w:qFormat/>
    <w:pPr>
      <w:ind w:leftChars="400" w:left="600" w:hangingChars="200" w:hanging="200"/>
    </w:pPr>
    <w:rPr>
      <w:rFonts w:ascii="宋体"/>
      <w:sz w:val="21"/>
    </w:rPr>
  </w:style>
  <w:style w:type="paragraph" w:customStyle="1" w:styleId="afffffffff">
    <w:name w:val="目次、索引正文"/>
    <w:pPr>
      <w:spacing w:line="320" w:lineRule="exact"/>
      <w:jc w:val="both"/>
    </w:pPr>
    <w:rPr>
      <w:rFonts w:ascii="宋体"/>
      <w:sz w:val="21"/>
    </w:rPr>
  </w:style>
  <w:style w:type="paragraph" w:customStyle="1" w:styleId="afffffffff0">
    <w:name w:val="其他标准标志"/>
    <w:basedOn w:val="afffffff4"/>
    <w:pPr>
      <w:framePr w:w="6101" w:wrap="around" w:vAnchor="page" w:hAnchor="page" w:x="4673" w:y="942"/>
    </w:pPr>
    <w:rPr>
      <w:w w:val="130"/>
    </w:rPr>
  </w:style>
  <w:style w:type="paragraph" w:customStyle="1" w:styleId="afffffffff1">
    <w:name w:val="其他标准称谓"/>
    <w:next w:val="aff9"/>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fff2">
    <w:name w:val="其他发布部门"/>
    <w:basedOn w:val="afffffffc"/>
    <w:pPr>
      <w:framePr w:wrap="around" w:y="15310"/>
      <w:spacing w:line="0" w:lineRule="atLeast"/>
    </w:pPr>
    <w:rPr>
      <w:rFonts w:ascii="黑体" w:eastAsia="黑体"/>
      <w:b w:val="0"/>
    </w:rPr>
  </w:style>
  <w:style w:type="paragraph" w:customStyle="1" w:styleId="afffffffff3">
    <w:name w:val="前言、引言标题"/>
    <w:next w:val="afffffc"/>
    <w:pPr>
      <w:keepNext/>
      <w:pageBreakBefore/>
      <w:shd w:val="clear" w:color="FFFFFF" w:fill="FFFFFF"/>
      <w:spacing w:before="640" w:after="560"/>
      <w:jc w:val="center"/>
      <w:outlineLvl w:val="0"/>
    </w:pPr>
    <w:rPr>
      <w:rFonts w:ascii="黑体" w:eastAsia="黑体"/>
      <w:sz w:val="32"/>
    </w:rPr>
  </w:style>
  <w:style w:type="paragraph" w:customStyle="1" w:styleId="afffffffff4">
    <w:name w:val="三级无"/>
    <w:basedOn w:val="a8"/>
    <w:pPr>
      <w:spacing w:beforeLines="0" w:before="0" w:afterLines="0" w:after="0"/>
    </w:pPr>
    <w:rPr>
      <w:rFonts w:ascii="宋体" w:eastAsia="宋体"/>
    </w:rPr>
  </w:style>
  <w:style w:type="paragraph" w:customStyle="1" w:styleId="afffffffff5">
    <w:name w:val="实施日期"/>
    <w:basedOn w:val="afffffffd"/>
    <w:pPr>
      <w:framePr w:wrap="around" w:vAnchor="page" w:hAnchor="text"/>
      <w:jc w:val="right"/>
    </w:pPr>
  </w:style>
  <w:style w:type="paragraph" w:customStyle="1" w:styleId="afffffffff6">
    <w:name w:val="示例后文字"/>
    <w:basedOn w:val="afffffc"/>
    <w:next w:val="afffffc"/>
    <w:qFormat/>
    <w:pPr>
      <w:ind w:firstLine="360"/>
    </w:pPr>
    <w:rPr>
      <w:sz w:val="18"/>
    </w:rPr>
  </w:style>
  <w:style w:type="paragraph" w:customStyle="1" w:styleId="a1">
    <w:name w:val="首示例"/>
    <w:next w:val="afffffc"/>
    <w:link w:val="Char1"/>
    <w:qFormat/>
    <w:pPr>
      <w:numPr>
        <w:numId w:val="15"/>
      </w:numPr>
      <w:tabs>
        <w:tab w:val="left" w:pos="360"/>
      </w:tabs>
      <w:ind w:firstLine="0"/>
    </w:pPr>
    <w:rPr>
      <w:rFonts w:ascii="宋体" w:hAnsi="宋体"/>
      <w:kern w:val="2"/>
      <w:sz w:val="18"/>
      <w:szCs w:val="18"/>
    </w:rPr>
  </w:style>
  <w:style w:type="character" w:customStyle="1" w:styleId="Char1">
    <w:name w:val="首示例 Char"/>
    <w:link w:val="a1"/>
    <w:rPr>
      <w:rFonts w:ascii="宋体" w:hAnsi="宋体"/>
      <w:kern w:val="2"/>
      <w:sz w:val="18"/>
      <w:szCs w:val="18"/>
    </w:rPr>
  </w:style>
  <w:style w:type="paragraph" w:customStyle="1" w:styleId="afffffffff7">
    <w:name w:val="四级无"/>
    <w:basedOn w:val="a9"/>
    <w:pPr>
      <w:spacing w:beforeLines="0" w:before="0" w:afterLines="0" w:after="0"/>
    </w:pPr>
    <w:rPr>
      <w:rFonts w:ascii="宋体" w:eastAsia="宋体"/>
    </w:rPr>
  </w:style>
  <w:style w:type="paragraph" w:customStyle="1" w:styleId="afffffffff8">
    <w:name w:val="条文脚注"/>
    <w:basedOn w:val="af0"/>
    <w:pPr>
      <w:numPr>
        <w:numId w:val="0"/>
      </w:numPr>
      <w:jc w:val="both"/>
    </w:pPr>
  </w:style>
  <w:style w:type="paragraph" w:customStyle="1" w:styleId="afffffffff9">
    <w:name w:val="图标脚注说明"/>
    <w:basedOn w:val="afffffc"/>
    <w:pPr>
      <w:ind w:left="840" w:firstLineChars="0" w:hanging="420"/>
    </w:pPr>
    <w:rPr>
      <w:sz w:val="18"/>
      <w:szCs w:val="18"/>
    </w:rPr>
  </w:style>
  <w:style w:type="paragraph" w:customStyle="1" w:styleId="a3">
    <w:name w:val="图表脚注说明"/>
    <w:basedOn w:val="aff9"/>
    <w:pPr>
      <w:numPr>
        <w:numId w:val="16"/>
      </w:numPr>
    </w:pPr>
    <w:rPr>
      <w:rFonts w:ascii="宋体"/>
      <w:sz w:val="18"/>
      <w:szCs w:val="18"/>
    </w:rPr>
  </w:style>
  <w:style w:type="paragraph" w:customStyle="1" w:styleId="afffffffffa">
    <w:name w:val="图的脚注"/>
    <w:next w:val="afffffc"/>
    <w:qFormat/>
    <w:pPr>
      <w:widowControl w:val="0"/>
      <w:ind w:leftChars="200" w:left="840" w:hangingChars="200" w:hanging="420"/>
      <w:jc w:val="both"/>
    </w:pPr>
    <w:rPr>
      <w:rFonts w:ascii="宋体"/>
      <w:sz w:val="18"/>
    </w:rPr>
  </w:style>
  <w:style w:type="paragraph" w:customStyle="1" w:styleId="afffffffffb">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ffc">
    <w:name w:val="五级无"/>
    <w:basedOn w:val="aa"/>
    <w:pPr>
      <w:spacing w:beforeLines="0" w:before="0" w:afterLines="0" w:after="0"/>
    </w:pPr>
    <w:rPr>
      <w:rFonts w:ascii="宋体" w:eastAsia="宋体"/>
    </w:rPr>
  </w:style>
  <w:style w:type="paragraph" w:customStyle="1" w:styleId="afffffffffd">
    <w:name w:val="一级无"/>
    <w:basedOn w:val="a6"/>
    <w:pPr>
      <w:spacing w:beforeLines="0" w:before="0" w:afterLines="0" w:after="0"/>
    </w:pPr>
    <w:rPr>
      <w:rFonts w:ascii="宋体" w:eastAsia="宋体"/>
    </w:rPr>
  </w:style>
  <w:style w:type="paragraph" w:customStyle="1" w:styleId="af9">
    <w:name w:val="正文表标题"/>
    <w:next w:val="afffffc"/>
    <w:pPr>
      <w:numPr>
        <w:numId w:val="17"/>
      </w:numPr>
      <w:tabs>
        <w:tab w:val="left" w:pos="360"/>
      </w:tabs>
      <w:spacing w:beforeLines="50" w:before="156" w:afterLines="50" w:after="156"/>
      <w:jc w:val="center"/>
    </w:pPr>
    <w:rPr>
      <w:rFonts w:ascii="黑体" w:eastAsia="黑体"/>
      <w:sz w:val="21"/>
    </w:rPr>
  </w:style>
  <w:style w:type="paragraph" w:customStyle="1" w:styleId="afffffffffe">
    <w:name w:val="正文公式编号制表符"/>
    <w:basedOn w:val="afffffc"/>
    <w:next w:val="afffffc"/>
    <w:qFormat/>
    <w:pPr>
      <w:ind w:firstLineChars="0" w:firstLine="0"/>
    </w:pPr>
  </w:style>
  <w:style w:type="paragraph" w:customStyle="1" w:styleId="af5">
    <w:name w:val="正文图标题"/>
    <w:next w:val="afffffc"/>
    <w:pPr>
      <w:numPr>
        <w:numId w:val="18"/>
      </w:numPr>
      <w:tabs>
        <w:tab w:val="left" w:pos="360"/>
      </w:tabs>
      <w:spacing w:beforeLines="50" w:before="156" w:afterLines="50" w:after="156"/>
      <w:jc w:val="center"/>
    </w:pPr>
    <w:rPr>
      <w:rFonts w:ascii="黑体" w:eastAsia="黑体"/>
      <w:sz w:val="21"/>
    </w:rPr>
  </w:style>
  <w:style w:type="paragraph" w:customStyle="1" w:styleId="affffffffff">
    <w:name w:val="终结线"/>
    <w:basedOn w:val="aff9"/>
    <w:pPr>
      <w:framePr w:hSpace="181" w:vSpace="181" w:wrap="around" w:vAnchor="text" w:hAnchor="margin" w:xAlign="center" w:y="285"/>
    </w:pPr>
  </w:style>
  <w:style w:type="paragraph" w:customStyle="1" w:styleId="affffffffff0">
    <w:name w:val="其他发布日期"/>
    <w:basedOn w:val="afffffffd"/>
    <w:pPr>
      <w:framePr w:wrap="around" w:vAnchor="page" w:hAnchor="text" w:x="1419"/>
    </w:pPr>
  </w:style>
  <w:style w:type="paragraph" w:customStyle="1" w:styleId="affffffffff1">
    <w:name w:val="其他实施日期"/>
    <w:basedOn w:val="afffffffff5"/>
    <w:pPr>
      <w:framePr w:wrap="around"/>
    </w:pPr>
  </w:style>
  <w:style w:type="paragraph" w:customStyle="1" w:styleId="2d">
    <w:name w:val="封面标准名称2"/>
    <w:basedOn w:val="affffffff"/>
    <w:pPr>
      <w:framePr w:wrap="around" w:y="4469"/>
      <w:spacing w:beforeLines="630" w:before="630"/>
    </w:pPr>
  </w:style>
  <w:style w:type="paragraph" w:customStyle="1" w:styleId="2e">
    <w:name w:val="封面标准英文名称2"/>
    <w:basedOn w:val="affffffff0"/>
    <w:pPr>
      <w:framePr w:wrap="around" w:y="4469"/>
    </w:pPr>
  </w:style>
  <w:style w:type="paragraph" w:customStyle="1" w:styleId="2f">
    <w:name w:val="封面一致性程度标识2"/>
    <w:basedOn w:val="affffffff1"/>
    <w:pPr>
      <w:framePr w:wrap="around" w:y="4469"/>
    </w:pPr>
  </w:style>
  <w:style w:type="paragraph" w:customStyle="1" w:styleId="2f0">
    <w:name w:val="封面标准文稿类别2"/>
    <w:basedOn w:val="affffffff2"/>
    <w:pPr>
      <w:framePr w:wrap="around" w:y="4469"/>
    </w:pPr>
  </w:style>
  <w:style w:type="paragraph" w:customStyle="1" w:styleId="2f1">
    <w:name w:val="封面标准文稿编辑信息2"/>
    <w:basedOn w:val="affffffff3"/>
    <w:pPr>
      <w:framePr w:wrap="around" w:y="4469"/>
    </w:pPr>
  </w:style>
  <w:style w:type="character" w:customStyle="1" w:styleId="10">
    <w:name w:val="标题 1 字符"/>
    <w:link w:val="1"/>
    <w:uiPriority w:val="9"/>
    <w:rPr>
      <w:b/>
      <w:bCs/>
      <w:kern w:val="44"/>
      <w:sz w:val="44"/>
      <w:szCs w:val="44"/>
    </w:rPr>
  </w:style>
  <w:style w:type="character" w:customStyle="1" w:styleId="20">
    <w:name w:val="标题 2 字符"/>
    <w:link w:val="2"/>
    <w:uiPriority w:val="99"/>
    <w:rPr>
      <w:rFonts w:ascii="Arial" w:eastAsia="黑体" w:hAnsi="Arial"/>
      <w:b/>
      <w:bCs/>
      <w:kern w:val="2"/>
      <w:sz w:val="32"/>
      <w:szCs w:val="32"/>
    </w:rPr>
  </w:style>
  <w:style w:type="character" w:customStyle="1" w:styleId="30">
    <w:name w:val="标题 3 字符"/>
    <w:link w:val="3"/>
    <w:uiPriority w:val="99"/>
    <w:rPr>
      <w:b/>
      <w:bCs/>
      <w:kern w:val="2"/>
      <w:sz w:val="32"/>
      <w:szCs w:val="32"/>
    </w:rPr>
  </w:style>
  <w:style w:type="character" w:customStyle="1" w:styleId="40">
    <w:name w:val="标题 4 字符"/>
    <w:link w:val="4"/>
    <w:uiPriority w:val="99"/>
    <w:rPr>
      <w:rFonts w:ascii="Arial" w:eastAsia="黑体" w:hAnsi="Arial"/>
      <w:b/>
      <w:bCs/>
      <w:kern w:val="2"/>
      <w:sz w:val="28"/>
      <w:szCs w:val="28"/>
    </w:rPr>
  </w:style>
  <w:style w:type="character" w:customStyle="1" w:styleId="50">
    <w:name w:val="标题 5 字符"/>
    <w:link w:val="5"/>
    <w:uiPriority w:val="9"/>
    <w:rPr>
      <w:b/>
      <w:bCs/>
      <w:kern w:val="2"/>
      <w:sz w:val="28"/>
      <w:szCs w:val="28"/>
    </w:rPr>
  </w:style>
  <w:style w:type="character" w:customStyle="1" w:styleId="60">
    <w:name w:val="标题 6 字符"/>
    <w:link w:val="6"/>
    <w:uiPriority w:val="9"/>
    <w:rPr>
      <w:rFonts w:ascii="Arial" w:eastAsia="黑体" w:hAnsi="Arial"/>
      <w:b/>
      <w:bCs/>
      <w:kern w:val="2"/>
      <w:sz w:val="24"/>
      <w:szCs w:val="24"/>
    </w:rPr>
  </w:style>
  <w:style w:type="character" w:customStyle="1" w:styleId="70">
    <w:name w:val="标题 7 字符"/>
    <w:link w:val="7"/>
    <w:uiPriority w:val="9"/>
    <w:rPr>
      <w:b/>
      <w:bCs/>
      <w:kern w:val="2"/>
      <w:sz w:val="24"/>
      <w:szCs w:val="24"/>
    </w:rPr>
  </w:style>
  <w:style w:type="character" w:customStyle="1" w:styleId="80">
    <w:name w:val="标题 8 字符"/>
    <w:link w:val="8"/>
    <w:uiPriority w:val="9"/>
    <w:rPr>
      <w:rFonts w:ascii="Arial" w:eastAsia="黑体" w:hAnsi="Arial"/>
      <w:kern w:val="2"/>
      <w:sz w:val="24"/>
      <w:szCs w:val="24"/>
    </w:rPr>
  </w:style>
  <w:style w:type="character" w:customStyle="1" w:styleId="90">
    <w:name w:val="标题 9 字符"/>
    <w:link w:val="9"/>
    <w:uiPriority w:val="9"/>
    <w:rPr>
      <w:rFonts w:ascii="Arial" w:eastAsia="黑体" w:hAnsi="Arial"/>
      <w:kern w:val="2"/>
      <w:sz w:val="21"/>
      <w:szCs w:val="21"/>
    </w:rPr>
  </w:style>
  <w:style w:type="character" w:customStyle="1" w:styleId="afffff3">
    <w:name w:val="批注框文本 字符"/>
    <w:link w:val="afffff2"/>
    <w:uiPriority w:val="99"/>
    <w:rPr>
      <w:kern w:val="2"/>
      <w:sz w:val="18"/>
      <w:szCs w:val="18"/>
    </w:rPr>
  </w:style>
  <w:style w:type="character" w:customStyle="1" w:styleId="afffff1">
    <w:name w:val="尾注文本 字符"/>
    <w:link w:val="afffff0"/>
    <w:semiHidden/>
    <w:rPr>
      <w:kern w:val="2"/>
      <w:sz w:val="21"/>
      <w:szCs w:val="24"/>
    </w:rPr>
  </w:style>
  <w:style w:type="character" w:customStyle="1" w:styleId="HTML0">
    <w:name w:val="HTML 地址 字符"/>
    <w:link w:val="HTML"/>
    <w:rPr>
      <w:i/>
      <w:iCs/>
      <w:kern w:val="2"/>
      <w:sz w:val="21"/>
      <w:szCs w:val="24"/>
    </w:rPr>
  </w:style>
  <w:style w:type="character" w:customStyle="1" w:styleId="HTML2">
    <w:name w:val="HTML 预设格式 字符"/>
    <w:link w:val="HTML1"/>
    <w:uiPriority w:val="99"/>
    <w:rPr>
      <w:rFonts w:ascii="Courier New" w:hAnsi="Courier New" w:cs="Courier New"/>
      <w:kern w:val="2"/>
    </w:rPr>
  </w:style>
  <w:style w:type="character" w:customStyle="1" w:styleId="affffff5">
    <w:name w:val="标题 字符"/>
    <w:link w:val="a"/>
    <w:rPr>
      <w:rFonts w:ascii="Arial" w:hAnsi="Arial" w:cs="Arial"/>
      <w:b/>
      <w:bCs/>
      <w:kern w:val="2"/>
      <w:sz w:val="32"/>
      <w:szCs w:val="32"/>
    </w:rPr>
  </w:style>
  <w:style w:type="paragraph" w:customStyle="1" w:styleId="af6">
    <w:name w:val="二级无标题条"/>
    <w:basedOn w:val="aff9"/>
    <w:pPr>
      <w:numPr>
        <w:ilvl w:val="3"/>
        <w:numId w:val="18"/>
      </w:numPr>
    </w:pPr>
  </w:style>
  <w:style w:type="character" w:customStyle="1" w:styleId="EmailStyle1561">
    <w:name w:val="EmailStyle1561"/>
    <w:rPr>
      <w:rFonts w:ascii="Arial" w:eastAsia="宋体" w:hAnsi="Arial" w:cs="Arial"/>
      <w:color w:val="auto"/>
      <w:sz w:val="20"/>
    </w:rPr>
  </w:style>
  <w:style w:type="character" w:customStyle="1" w:styleId="EmailStyle1571">
    <w:name w:val="EmailStyle1571"/>
    <w:rPr>
      <w:rFonts w:ascii="Arial" w:eastAsia="宋体" w:hAnsi="Arial" w:cs="Arial"/>
      <w:color w:val="auto"/>
      <w:sz w:val="20"/>
    </w:rPr>
  </w:style>
  <w:style w:type="paragraph" w:customStyle="1" w:styleId="affffffffff2">
    <w:name w:val="列项——"/>
    <w:pPr>
      <w:widowControl w:val="0"/>
      <w:tabs>
        <w:tab w:val="left" w:pos="854"/>
      </w:tabs>
      <w:ind w:leftChars="200" w:left="840" w:hangingChars="200" w:hanging="420"/>
      <w:jc w:val="both"/>
    </w:pPr>
    <w:rPr>
      <w:rFonts w:ascii="宋体"/>
      <w:sz w:val="21"/>
    </w:rPr>
  </w:style>
  <w:style w:type="paragraph" w:customStyle="1" w:styleId="affffffffff3">
    <w:name w:val="列项·"/>
    <w:pPr>
      <w:tabs>
        <w:tab w:val="left" w:pos="840"/>
      </w:tabs>
      <w:ind w:leftChars="200" w:left="840" w:hangingChars="200" w:hanging="420"/>
      <w:jc w:val="both"/>
    </w:pPr>
    <w:rPr>
      <w:rFonts w:ascii="宋体"/>
      <w:sz w:val="21"/>
    </w:rPr>
  </w:style>
  <w:style w:type="paragraph" w:customStyle="1" w:styleId="affffffffff4">
    <w:name w:val="三级无标题条"/>
    <w:basedOn w:val="aff9"/>
  </w:style>
  <w:style w:type="paragraph" w:customStyle="1" w:styleId="affffffffff5">
    <w:name w:val="四级无标题条"/>
    <w:basedOn w:val="aff9"/>
  </w:style>
  <w:style w:type="paragraph" w:customStyle="1" w:styleId="affffffffff6">
    <w:name w:val="图表脚注"/>
    <w:next w:val="afffffc"/>
    <w:pPr>
      <w:ind w:leftChars="200" w:left="300" w:hangingChars="100" w:hanging="100"/>
      <w:jc w:val="both"/>
    </w:pPr>
    <w:rPr>
      <w:rFonts w:ascii="宋体"/>
      <w:sz w:val="18"/>
    </w:rPr>
  </w:style>
  <w:style w:type="paragraph" w:customStyle="1" w:styleId="affffffffff7">
    <w:name w:val="无标题条"/>
    <w:next w:val="afffffc"/>
    <w:pPr>
      <w:jc w:val="both"/>
    </w:pPr>
    <w:rPr>
      <w:sz w:val="21"/>
    </w:rPr>
  </w:style>
  <w:style w:type="paragraph" w:customStyle="1" w:styleId="affffffffff8">
    <w:name w:val="五级无标题条"/>
    <w:basedOn w:val="aff9"/>
  </w:style>
  <w:style w:type="paragraph" w:customStyle="1" w:styleId="affffffffff9">
    <w:name w:val="一级无标题条"/>
    <w:basedOn w:val="aff9"/>
  </w:style>
  <w:style w:type="paragraph" w:customStyle="1" w:styleId="Figure">
    <w:name w:val="Figure"/>
    <w:basedOn w:val="aff9"/>
    <w:next w:val="aff9"/>
    <w:pPr>
      <w:tabs>
        <w:tab w:val="left" w:pos="425"/>
        <w:tab w:val="left" w:pos="794"/>
        <w:tab w:val="left" w:pos="1191"/>
        <w:tab w:val="left" w:pos="1588"/>
        <w:tab w:val="left" w:pos="1985"/>
      </w:tabs>
      <w:autoSpaceDE w:val="0"/>
      <w:autoSpaceDN w:val="0"/>
      <w:adjustRightInd w:val="0"/>
      <w:spacing w:before="240" w:after="480"/>
      <w:ind w:left="425" w:hanging="425"/>
      <w:jc w:val="center"/>
      <w:textAlignment w:val="baseline"/>
    </w:pPr>
    <w:rPr>
      <w:kern w:val="0"/>
    </w:rPr>
  </w:style>
  <w:style w:type="paragraph" w:customStyle="1" w:styleId="affffffffffa">
    <w:name w:val="图形文字"/>
    <w:basedOn w:val="aff9"/>
    <w:pPr>
      <w:adjustRightInd w:val="0"/>
      <w:spacing w:line="320" w:lineRule="atLeast"/>
      <w:jc w:val="center"/>
      <w:textAlignment w:val="baseline"/>
    </w:pPr>
    <w:rPr>
      <w:rFonts w:ascii="TimesNewRomanPSMT" w:hAnsi="TimesNewRomanPSMT"/>
      <w:kern w:val="0"/>
    </w:rPr>
  </w:style>
  <w:style w:type="paragraph" w:customStyle="1" w:styleId="47">
    <w:name w:val="样式 4"/>
    <w:basedOn w:val="4"/>
    <w:pPr>
      <w:adjustRightInd w:val="0"/>
      <w:spacing w:line="376" w:lineRule="atLeast"/>
      <w:jc w:val="left"/>
      <w:textAlignment w:val="baseline"/>
      <w:outlineLvl w:val="9"/>
    </w:pPr>
    <w:rPr>
      <w:rFonts w:eastAsia="宋体"/>
      <w:b w:val="0"/>
      <w:kern w:val="0"/>
      <w:sz w:val="24"/>
    </w:rPr>
  </w:style>
  <w:style w:type="paragraph" w:customStyle="1" w:styleId="affffffffffb">
    <w:name w:val="列项细分"/>
    <w:basedOn w:val="aff9"/>
    <w:pPr>
      <w:tabs>
        <w:tab w:val="decimal" w:pos="1161"/>
        <w:tab w:val="left" w:pos="1196"/>
      </w:tabs>
      <w:adjustRightInd w:val="0"/>
      <w:spacing w:line="360" w:lineRule="atLeast"/>
      <w:ind w:left="1140" w:hanging="301"/>
      <w:textAlignment w:val="baseline"/>
    </w:pPr>
    <w:rPr>
      <w:rFonts w:ascii="宋体"/>
      <w:kern w:val="0"/>
    </w:rPr>
  </w:style>
  <w:style w:type="paragraph" w:customStyle="1" w:styleId="affffffffffc">
    <w:name w:val="列项"/>
    <w:basedOn w:val="aff9"/>
    <w:pPr>
      <w:tabs>
        <w:tab w:val="left" w:pos="709"/>
      </w:tabs>
      <w:adjustRightInd w:val="0"/>
      <w:spacing w:line="360" w:lineRule="atLeast"/>
      <w:ind w:firstLine="420"/>
      <w:textAlignment w:val="baseline"/>
    </w:pPr>
    <w:rPr>
      <w:kern w:val="0"/>
    </w:rPr>
  </w:style>
  <w:style w:type="paragraph" w:customStyle="1" w:styleId="TableTitle">
    <w:name w:val="Table_Title"/>
    <w:basedOn w:val="aff9"/>
    <w:next w:val="aff9"/>
    <w:pPr>
      <w:keepNext/>
      <w:tabs>
        <w:tab w:val="left" w:pos="360"/>
      </w:tabs>
      <w:autoSpaceDE w:val="0"/>
      <w:autoSpaceDN w:val="0"/>
      <w:adjustRightInd w:val="0"/>
      <w:spacing w:after="57"/>
      <w:ind w:left="360" w:hangingChars="200" w:hanging="360"/>
      <w:jc w:val="center"/>
      <w:textAlignment w:val="baseline"/>
    </w:pPr>
    <w:rPr>
      <w:kern w:val="0"/>
    </w:rPr>
  </w:style>
  <w:style w:type="paragraph" w:customStyle="1" w:styleId="13">
    <w:name w:val="附录标题1"/>
    <w:basedOn w:val="aff9"/>
    <w:next w:val="aff9"/>
    <w:pPr>
      <w:tabs>
        <w:tab w:val="left" w:pos="780"/>
      </w:tabs>
      <w:adjustRightInd w:val="0"/>
      <w:spacing w:line="360" w:lineRule="atLeast"/>
      <w:ind w:leftChars="200" w:left="780" w:hangingChars="200" w:hanging="360"/>
      <w:jc w:val="center"/>
      <w:textAlignment w:val="baseline"/>
    </w:pPr>
    <w:rPr>
      <w:b/>
      <w:kern w:val="0"/>
    </w:rPr>
  </w:style>
  <w:style w:type="paragraph" w:customStyle="1" w:styleId="2f2">
    <w:name w:val="附录标题2"/>
    <w:basedOn w:val="aff9"/>
    <w:next w:val="aff9"/>
    <w:pPr>
      <w:adjustRightInd w:val="0"/>
      <w:spacing w:line="360" w:lineRule="atLeast"/>
      <w:textAlignment w:val="baseline"/>
    </w:pPr>
    <w:rPr>
      <w:b/>
      <w:kern w:val="0"/>
    </w:rPr>
  </w:style>
  <w:style w:type="paragraph" w:customStyle="1" w:styleId="3a">
    <w:name w:val="附录标题3"/>
    <w:basedOn w:val="aff9"/>
    <w:next w:val="aff9"/>
    <w:pPr>
      <w:tabs>
        <w:tab w:val="left" w:pos="780"/>
      </w:tabs>
      <w:adjustRightInd w:val="0"/>
      <w:spacing w:line="360" w:lineRule="atLeast"/>
      <w:ind w:leftChars="200" w:left="780" w:hangingChars="200" w:hanging="360"/>
      <w:textAlignment w:val="baseline"/>
    </w:pPr>
    <w:rPr>
      <w:b/>
      <w:kern w:val="0"/>
    </w:rPr>
  </w:style>
  <w:style w:type="paragraph" w:customStyle="1" w:styleId="48">
    <w:name w:val="附录标题4"/>
    <w:basedOn w:val="aff9"/>
    <w:next w:val="aff9"/>
    <w:pPr>
      <w:tabs>
        <w:tab w:val="left" w:pos="1200"/>
      </w:tabs>
      <w:adjustRightInd w:val="0"/>
      <w:spacing w:line="360" w:lineRule="atLeast"/>
      <w:ind w:leftChars="400" w:left="1200" w:hangingChars="200" w:hanging="360"/>
      <w:textAlignment w:val="baseline"/>
    </w:pPr>
    <w:rPr>
      <w:kern w:val="0"/>
    </w:rPr>
  </w:style>
  <w:style w:type="paragraph" w:customStyle="1" w:styleId="57">
    <w:name w:val="附录标题5"/>
    <w:basedOn w:val="aff9"/>
    <w:next w:val="aff9"/>
    <w:pPr>
      <w:tabs>
        <w:tab w:val="left" w:pos="1200"/>
      </w:tabs>
      <w:adjustRightInd w:val="0"/>
      <w:spacing w:line="360" w:lineRule="atLeast"/>
      <w:ind w:leftChars="400" w:left="1200" w:hangingChars="200" w:hanging="360"/>
      <w:textAlignment w:val="baseline"/>
    </w:pPr>
    <w:rPr>
      <w:kern w:val="0"/>
    </w:rPr>
  </w:style>
  <w:style w:type="paragraph" w:customStyle="1" w:styleId="FIGURETEXT">
    <w:name w:val="FIGURE_TEXT"/>
    <w:pPr>
      <w:tabs>
        <w:tab w:val="left" w:pos="3960"/>
      </w:tabs>
      <w:jc w:val="center"/>
    </w:pPr>
  </w:style>
  <w:style w:type="paragraph" w:customStyle="1" w:styleId="affffffffffd">
    <w:name w:val="È±Ê¡ÎÄ±¾"/>
    <w:basedOn w:val="aff9"/>
    <w:pPr>
      <w:widowControl/>
      <w:overflowPunct w:val="0"/>
      <w:autoSpaceDE w:val="0"/>
      <w:autoSpaceDN w:val="0"/>
      <w:adjustRightInd w:val="0"/>
      <w:jc w:val="left"/>
      <w:textAlignment w:val="baseline"/>
    </w:pPr>
    <w:rPr>
      <w:kern w:val="0"/>
      <w:sz w:val="24"/>
    </w:rPr>
  </w:style>
  <w:style w:type="paragraph" w:customStyle="1" w:styleId="affffffffffe">
    <w:name w:val="È±?"/>
    <w:pPr>
      <w:overflowPunct w:val="0"/>
      <w:autoSpaceDE w:val="0"/>
      <w:autoSpaceDN w:val="0"/>
      <w:adjustRightInd w:val="0"/>
      <w:textAlignment w:val="baseline"/>
    </w:pPr>
    <w:rPr>
      <w:sz w:val="24"/>
    </w:rPr>
  </w:style>
  <w:style w:type="paragraph" w:customStyle="1" w:styleId="TableText">
    <w:name w:val="Table_Text"/>
    <w:basedOn w:val="afffffc"/>
    <w:pPr>
      <w:widowControl w:val="0"/>
      <w:tabs>
        <w:tab w:val="clear" w:pos="4201"/>
        <w:tab w:val="clear" w:pos="9298"/>
      </w:tabs>
      <w:adjustRightInd w:val="0"/>
      <w:ind w:firstLineChars="0" w:firstLine="0"/>
    </w:pPr>
    <w:rPr>
      <w:rFonts w:ascii="Times New Roman"/>
      <w:color w:val="000000"/>
      <w:kern w:val="2"/>
      <w:szCs w:val="24"/>
    </w:rPr>
  </w:style>
  <w:style w:type="paragraph" w:customStyle="1" w:styleId="a14">
    <w:name w:val="a14"/>
    <w:basedOn w:val="aff9"/>
    <w:pPr>
      <w:widowControl/>
      <w:spacing w:before="100" w:after="100" w:line="300" w:lineRule="atLeast"/>
      <w:ind w:firstLine="375"/>
      <w:jc w:val="left"/>
    </w:pPr>
    <w:rPr>
      <w:rFonts w:ascii="宋体" w:hAnsi="宋体"/>
      <w:kern w:val="0"/>
    </w:rPr>
  </w:style>
  <w:style w:type="paragraph" w:customStyle="1" w:styleId="14">
    <w:name w:val="列项 1"/>
    <w:basedOn w:val="affffffffff3"/>
    <w:pPr>
      <w:tabs>
        <w:tab w:val="clear" w:pos="840"/>
        <w:tab w:val="left" w:pos="874"/>
      </w:tabs>
      <w:snapToGrid w:val="0"/>
      <w:spacing w:line="320" w:lineRule="atLeast"/>
      <w:ind w:leftChars="0" w:left="874" w:firstLineChars="0" w:firstLine="0"/>
    </w:pPr>
    <w:rPr>
      <w:rFonts w:ascii="Times New Roman"/>
    </w:rPr>
  </w:style>
  <w:style w:type="paragraph" w:customStyle="1" w:styleId="afffffffffff">
    <w:name w:val="序号"/>
    <w:basedOn w:val="aff9"/>
    <w:pPr>
      <w:tabs>
        <w:tab w:val="left" w:pos="425"/>
      </w:tabs>
      <w:ind w:left="425" w:hanging="425"/>
    </w:pPr>
  </w:style>
  <w:style w:type="paragraph" w:customStyle="1" w:styleId="4074">
    <w:name w:val="样式 正文（首行缩进两字）标题4 + 左侧:  0.74 厘米"/>
    <w:basedOn w:val="afffb"/>
    <w:pPr>
      <w:adjustRightInd/>
      <w:spacing w:line="360" w:lineRule="auto"/>
      <w:ind w:firstLineChars="200" w:firstLine="200"/>
      <w:textAlignment w:val="auto"/>
    </w:pPr>
    <w:rPr>
      <w:kern w:val="2"/>
      <w:sz w:val="24"/>
      <w:szCs w:val="20"/>
    </w:rPr>
  </w:style>
  <w:style w:type="paragraph" w:customStyle="1" w:styleId="15">
    <w:name w:val="牛样式1"/>
    <w:basedOn w:val="aff9"/>
    <w:pPr>
      <w:adjustRightInd w:val="0"/>
      <w:spacing w:line="315" w:lineRule="atLeast"/>
      <w:jc w:val="left"/>
      <w:textAlignment w:val="baseline"/>
    </w:pPr>
    <w:rPr>
      <w:rFonts w:ascii="Arial" w:eastAsia="黑体"/>
      <w:kern w:val="0"/>
      <w:szCs w:val="20"/>
      <w:lang w:eastAsia="zh-TW"/>
    </w:rPr>
  </w:style>
  <w:style w:type="paragraph" w:customStyle="1" w:styleId="afffffffffff0">
    <w:name w:val="缺省文本"/>
    <w:basedOn w:val="aff9"/>
    <w:pPr>
      <w:autoSpaceDE w:val="0"/>
      <w:autoSpaceDN w:val="0"/>
      <w:adjustRightInd w:val="0"/>
      <w:jc w:val="left"/>
    </w:pPr>
    <w:rPr>
      <w:kern w:val="0"/>
      <w:sz w:val="24"/>
    </w:rPr>
  </w:style>
  <w:style w:type="character" w:customStyle="1" w:styleId="affff7">
    <w:name w:val="正文文本 字符"/>
    <w:link w:val="affff6"/>
    <w:uiPriority w:val="99"/>
    <w:qFormat/>
    <w:rPr>
      <w:kern w:val="2"/>
      <w:sz w:val="21"/>
      <w:szCs w:val="24"/>
    </w:rPr>
  </w:style>
  <w:style w:type="paragraph" w:customStyle="1" w:styleId="TH">
    <w:name w:val="TH"/>
    <w:basedOn w:val="aff9"/>
    <w:pPr>
      <w:keepNext/>
      <w:keepLines/>
      <w:widowControl/>
      <w:spacing w:before="60" w:after="180" w:line="300" w:lineRule="auto"/>
      <w:jc w:val="center"/>
      <w:outlineLvl w:val="0"/>
    </w:pPr>
    <w:rPr>
      <w:rFonts w:ascii="Arial" w:hAnsi="Arial"/>
      <w:b/>
      <w:kern w:val="0"/>
      <w:sz w:val="20"/>
      <w:szCs w:val="20"/>
      <w:lang w:val="en-GB"/>
    </w:rPr>
  </w:style>
  <w:style w:type="paragraph" w:customStyle="1" w:styleId="TAH">
    <w:name w:val="TAH"/>
    <w:basedOn w:val="TAC"/>
    <w:rPr>
      <w:b/>
    </w:rPr>
  </w:style>
  <w:style w:type="paragraph" w:customStyle="1" w:styleId="TAC">
    <w:name w:val="TAC"/>
    <w:basedOn w:val="aff9"/>
    <w:pPr>
      <w:keepNext/>
      <w:keepLines/>
      <w:widowControl/>
      <w:spacing w:line="300" w:lineRule="auto"/>
      <w:jc w:val="center"/>
      <w:outlineLvl w:val="0"/>
    </w:pPr>
    <w:rPr>
      <w:rFonts w:ascii="Arial" w:hAnsi="Arial"/>
      <w:kern w:val="0"/>
      <w:sz w:val="18"/>
      <w:szCs w:val="20"/>
      <w:lang w:val="en-GB"/>
    </w:rPr>
  </w:style>
  <w:style w:type="paragraph" w:customStyle="1" w:styleId="EQ">
    <w:name w:val="EQ"/>
    <w:basedOn w:val="aff9"/>
    <w:next w:val="aff9"/>
    <w:pPr>
      <w:keepLines/>
      <w:widowControl/>
      <w:tabs>
        <w:tab w:val="center" w:pos="4536"/>
        <w:tab w:val="right" w:pos="9072"/>
      </w:tabs>
      <w:overflowPunct w:val="0"/>
      <w:autoSpaceDE w:val="0"/>
      <w:autoSpaceDN w:val="0"/>
      <w:adjustRightInd w:val="0"/>
      <w:spacing w:after="180"/>
      <w:jc w:val="left"/>
      <w:textAlignment w:val="baseline"/>
    </w:pPr>
    <w:rPr>
      <w:kern w:val="0"/>
      <w:sz w:val="20"/>
      <w:szCs w:val="20"/>
      <w:lang w:val="en-GB" w:eastAsia="en-US"/>
    </w:rPr>
  </w:style>
  <w:style w:type="character" w:customStyle="1" w:styleId="ZGSM">
    <w:name w:val="ZGSM"/>
  </w:style>
  <w:style w:type="paragraph" w:customStyle="1" w:styleId="afffffffffff1">
    <w:name w:val="表格文字"/>
    <w:basedOn w:val="aff9"/>
    <w:pPr>
      <w:adjustRightInd w:val="0"/>
      <w:spacing w:line="360" w:lineRule="atLeast"/>
      <w:jc w:val="center"/>
      <w:textAlignment w:val="baseline"/>
    </w:pPr>
    <w:rPr>
      <w:rFonts w:ascii="宋体"/>
      <w:kern w:val="0"/>
      <w:sz w:val="28"/>
      <w:szCs w:val="20"/>
    </w:rPr>
  </w:style>
  <w:style w:type="character" w:customStyle="1" w:styleId="afff2">
    <w:name w:val="正文文本首行缩进 字符"/>
    <w:basedOn w:val="affff7"/>
    <w:link w:val="afff1"/>
    <w:uiPriority w:val="99"/>
    <w:rPr>
      <w:kern w:val="2"/>
      <w:sz w:val="21"/>
      <w:szCs w:val="24"/>
    </w:rPr>
  </w:style>
  <w:style w:type="character" w:customStyle="1" w:styleId="affff3">
    <w:name w:val="称呼 字符"/>
    <w:link w:val="affff2"/>
    <w:rPr>
      <w:kern w:val="2"/>
      <w:sz w:val="21"/>
      <w:szCs w:val="24"/>
    </w:rPr>
  </w:style>
  <w:style w:type="character" w:customStyle="1" w:styleId="afff9">
    <w:name w:val="电子邮件签名 字符"/>
    <w:link w:val="afff8"/>
    <w:rPr>
      <w:kern w:val="2"/>
      <w:sz w:val="21"/>
      <w:szCs w:val="24"/>
    </w:rPr>
  </w:style>
  <w:style w:type="character" w:customStyle="1" w:styleId="affff5">
    <w:name w:val="结束语 字符"/>
    <w:link w:val="affff4"/>
    <w:rPr>
      <w:kern w:val="2"/>
      <w:sz w:val="21"/>
      <w:szCs w:val="24"/>
    </w:rPr>
  </w:style>
  <w:style w:type="character" w:customStyle="1" w:styleId="affffd">
    <w:name w:val="纯文本 字符"/>
    <w:link w:val="affffc"/>
    <w:uiPriority w:val="99"/>
    <w:rPr>
      <w:rFonts w:ascii="宋体" w:hAnsi="Courier New" w:cs="Courier New"/>
      <w:kern w:val="2"/>
      <w:sz w:val="21"/>
      <w:szCs w:val="21"/>
    </w:rPr>
  </w:style>
  <w:style w:type="character" w:customStyle="1" w:styleId="afffffa">
    <w:name w:val="签名 字符"/>
    <w:link w:val="afffff9"/>
    <w:rPr>
      <w:kern w:val="2"/>
      <w:sz w:val="21"/>
      <w:szCs w:val="24"/>
    </w:rPr>
  </w:style>
  <w:style w:type="character" w:customStyle="1" w:styleId="afffff">
    <w:name w:val="日期 字符"/>
    <w:link w:val="affffe"/>
    <w:rPr>
      <w:kern w:val="2"/>
      <w:sz w:val="21"/>
      <w:szCs w:val="24"/>
    </w:rPr>
  </w:style>
  <w:style w:type="character" w:customStyle="1" w:styleId="afffffe">
    <w:name w:val="副标题 字符"/>
    <w:link w:val="afffffd"/>
    <w:rPr>
      <w:rFonts w:ascii="Arial" w:hAnsi="Arial" w:cs="Arial"/>
      <w:b/>
      <w:bCs/>
      <w:kern w:val="28"/>
      <w:sz w:val="32"/>
      <w:szCs w:val="32"/>
    </w:rPr>
  </w:style>
  <w:style w:type="character" w:customStyle="1" w:styleId="affffff3">
    <w:name w:val="信息标题 字符"/>
    <w:link w:val="affffff2"/>
    <w:rPr>
      <w:rFonts w:ascii="Arial" w:hAnsi="Arial" w:cs="Arial"/>
      <w:kern w:val="2"/>
      <w:sz w:val="24"/>
      <w:szCs w:val="24"/>
      <w:shd w:val="pct20" w:color="auto" w:fill="auto"/>
    </w:rPr>
  </w:style>
  <w:style w:type="character" w:customStyle="1" w:styleId="affff9">
    <w:name w:val="正文文本缩进 字符"/>
    <w:link w:val="affff8"/>
    <w:uiPriority w:val="99"/>
    <w:rPr>
      <w:kern w:val="2"/>
      <w:sz w:val="21"/>
      <w:szCs w:val="24"/>
    </w:rPr>
  </w:style>
  <w:style w:type="character" w:customStyle="1" w:styleId="27">
    <w:name w:val="正文文本首行缩进 2 字符"/>
    <w:basedOn w:val="affff9"/>
    <w:link w:val="26"/>
    <w:qFormat/>
    <w:rPr>
      <w:kern w:val="2"/>
      <w:sz w:val="21"/>
      <w:szCs w:val="24"/>
    </w:rPr>
  </w:style>
  <w:style w:type="character" w:customStyle="1" w:styleId="29">
    <w:name w:val="正文文本 2 字符"/>
    <w:link w:val="28"/>
    <w:rPr>
      <w:kern w:val="2"/>
      <w:sz w:val="21"/>
      <w:szCs w:val="24"/>
    </w:rPr>
  </w:style>
  <w:style w:type="character" w:customStyle="1" w:styleId="33">
    <w:name w:val="正文文本 3 字符"/>
    <w:link w:val="32"/>
    <w:rPr>
      <w:kern w:val="2"/>
      <w:sz w:val="16"/>
      <w:szCs w:val="16"/>
    </w:rPr>
  </w:style>
  <w:style w:type="character" w:customStyle="1" w:styleId="25">
    <w:name w:val="正文文本缩进 2 字符"/>
    <w:link w:val="24"/>
    <w:uiPriority w:val="99"/>
    <w:rPr>
      <w:kern w:val="2"/>
      <w:sz w:val="21"/>
      <w:szCs w:val="24"/>
    </w:rPr>
  </w:style>
  <w:style w:type="character" w:customStyle="1" w:styleId="38">
    <w:name w:val="正文文本缩进 3 字符"/>
    <w:link w:val="37"/>
    <w:rPr>
      <w:kern w:val="2"/>
      <w:sz w:val="16"/>
      <w:szCs w:val="16"/>
    </w:rPr>
  </w:style>
  <w:style w:type="character" w:customStyle="1" w:styleId="afff7">
    <w:name w:val="注释标题 字符"/>
    <w:link w:val="afff6"/>
    <w:rPr>
      <w:kern w:val="2"/>
      <w:sz w:val="21"/>
      <w:szCs w:val="24"/>
    </w:rPr>
  </w:style>
  <w:style w:type="paragraph" w:customStyle="1" w:styleId="TAL">
    <w:name w:val="TAL"/>
    <w:basedOn w:val="aff9"/>
    <w:pPr>
      <w:keepNext/>
      <w:keepLines/>
      <w:widowControl/>
      <w:tabs>
        <w:tab w:val="left" w:pos="0"/>
      </w:tabs>
      <w:spacing w:line="300" w:lineRule="auto"/>
      <w:ind w:firstLine="40"/>
      <w:jc w:val="left"/>
      <w:outlineLvl w:val="0"/>
    </w:pPr>
    <w:rPr>
      <w:rFonts w:ascii="Arial" w:hAnsi="Arial"/>
      <w:kern w:val="0"/>
      <w:sz w:val="18"/>
      <w:szCs w:val="20"/>
      <w:lang w:val="en-GB"/>
    </w:rPr>
  </w:style>
  <w:style w:type="paragraph" w:customStyle="1" w:styleId="afffffffffff2">
    <w:name w:val="正文抵头"/>
    <w:basedOn w:val="aff9"/>
    <w:pPr>
      <w:widowControl/>
      <w:spacing w:after="120"/>
    </w:pPr>
    <w:rPr>
      <w:kern w:val="0"/>
      <w:szCs w:val="20"/>
    </w:rPr>
  </w:style>
  <w:style w:type="paragraph" w:customStyle="1" w:styleId="NF">
    <w:name w:val="NF"/>
    <w:basedOn w:val="aff9"/>
    <w:pPr>
      <w:keepNext/>
      <w:keepLines/>
      <w:widowControl/>
      <w:overflowPunct w:val="0"/>
      <w:autoSpaceDE w:val="0"/>
      <w:autoSpaceDN w:val="0"/>
      <w:adjustRightInd w:val="0"/>
      <w:ind w:left="1135" w:hanging="851"/>
      <w:jc w:val="left"/>
      <w:textAlignment w:val="baseline"/>
    </w:pPr>
    <w:rPr>
      <w:rFonts w:ascii="Arial" w:hAnsi="Arial"/>
      <w:kern w:val="0"/>
      <w:sz w:val="18"/>
      <w:szCs w:val="20"/>
      <w:lang w:val="en-GB"/>
    </w:rPr>
  </w:style>
  <w:style w:type="paragraph" w:customStyle="1" w:styleId="TF">
    <w:name w:val="TF"/>
    <w:basedOn w:val="TH"/>
    <w:pPr>
      <w:keepNext w:val="0"/>
      <w:overflowPunct w:val="0"/>
      <w:autoSpaceDE w:val="0"/>
      <w:autoSpaceDN w:val="0"/>
      <w:adjustRightInd w:val="0"/>
      <w:spacing w:before="0" w:after="240" w:line="240" w:lineRule="auto"/>
      <w:ind w:firstLine="425"/>
      <w:textAlignment w:val="baseline"/>
      <w:outlineLvl w:val="9"/>
    </w:pPr>
    <w:rPr>
      <w:sz w:val="21"/>
    </w:rPr>
  </w:style>
  <w:style w:type="paragraph" w:customStyle="1" w:styleId="ZT">
    <w:name w:val="ZT"/>
    <w:pPr>
      <w:framePr w:wrap="notBeside" w:hAnchor="margin" w:yAlign="center"/>
      <w:widowControl w:val="0"/>
      <w:overflowPunct w:val="0"/>
      <w:autoSpaceDE w:val="0"/>
      <w:autoSpaceDN w:val="0"/>
      <w:adjustRightInd w:val="0"/>
      <w:spacing w:line="240" w:lineRule="atLeast"/>
      <w:jc w:val="right"/>
      <w:textAlignment w:val="baseline"/>
    </w:pPr>
    <w:rPr>
      <w:rFonts w:ascii="Arial" w:hAnsi="Arial"/>
      <w:b/>
      <w:sz w:val="34"/>
      <w:lang w:val="en-GB" w:eastAsia="en-US"/>
    </w:rPr>
  </w:style>
  <w:style w:type="paragraph" w:customStyle="1" w:styleId="tabletitle0">
    <w:name w:val="table title"/>
    <w:basedOn w:val="aff9"/>
    <w:pPr>
      <w:keepNext/>
      <w:keepLines/>
      <w:adjustRightInd w:val="0"/>
      <w:spacing w:before="120" w:line="280" w:lineRule="atLeast"/>
      <w:jc w:val="center"/>
      <w:textAlignment w:val="baseline"/>
    </w:pPr>
    <w:rPr>
      <w:rFonts w:ascii="宋体"/>
      <w:color w:val="000000"/>
      <w:kern w:val="0"/>
      <w:sz w:val="24"/>
      <w:szCs w:val="20"/>
    </w:rPr>
  </w:style>
  <w:style w:type="paragraph" w:customStyle="1" w:styleId="TAR">
    <w:name w:val="TAR"/>
    <w:basedOn w:val="aff9"/>
    <w:pPr>
      <w:keepNext/>
      <w:keepLines/>
      <w:widowControl/>
      <w:overflowPunct w:val="0"/>
      <w:autoSpaceDE w:val="0"/>
      <w:autoSpaceDN w:val="0"/>
      <w:adjustRightInd w:val="0"/>
      <w:jc w:val="right"/>
      <w:textAlignment w:val="baseline"/>
    </w:pPr>
    <w:rPr>
      <w:rFonts w:ascii="Arial" w:hAnsi="Arial"/>
      <w:kern w:val="0"/>
      <w:sz w:val="18"/>
      <w:szCs w:val="20"/>
      <w:lang w:val="en-GB" w:eastAsia="en-US"/>
    </w:rPr>
  </w:style>
  <w:style w:type="paragraph" w:customStyle="1" w:styleId="B1">
    <w:name w:val="B1"/>
    <w:basedOn w:val="affffff"/>
    <w:pPr>
      <w:widowControl/>
      <w:overflowPunct w:val="0"/>
      <w:autoSpaceDE w:val="0"/>
      <w:autoSpaceDN w:val="0"/>
      <w:adjustRightInd w:val="0"/>
      <w:spacing w:after="180"/>
      <w:ind w:left="568" w:firstLineChars="0" w:hanging="284"/>
      <w:jc w:val="left"/>
      <w:textAlignment w:val="baseline"/>
    </w:pPr>
    <w:rPr>
      <w:kern w:val="0"/>
      <w:sz w:val="20"/>
      <w:szCs w:val="20"/>
      <w:lang w:val="en-GB" w:eastAsia="en-US"/>
    </w:rPr>
  </w:style>
  <w:style w:type="paragraph" w:customStyle="1" w:styleId="16">
    <w:name w:val="标题1"/>
    <w:basedOn w:val="aff9"/>
    <w:pPr>
      <w:adjustRightInd w:val="0"/>
      <w:jc w:val="center"/>
      <w:textAlignment w:val="baseline"/>
    </w:pPr>
    <w:rPr>
      <w:rFonts w:ascii="黑体" w:eastAsia="黑体"/>
      <w:kern w:val="0"/>
      <w:sz w:val="32"/>
      <w:szCs w:val="20"/>
    </w:rPr>
  </w:style>
  <w:style w:type="paragraph" w:customStyle="1" w:styleId="equation">
    <w:name w:val="equation"/>
    <w:basedOn w:val="aff9"/>
    <w:pPr>
      <w:tabs>
        <w:tab w:val="right" w:pos="9000"/>
      </w:tabs>
      <w:adjustRightInd w:val="0"/>
      <w:spacing w:before="200" w:after="200" w:line="280" w:lineRule="atLeast"/>
      <w:ind w:left="1440"/>
      <w:jc w:val="left"/>
      <w:textAlignment w:val="baseline"/>
    </w:pPr>
    <w:rPr>
      <w:rFonts w:ascii="宋体"/>
      <w:color w:val="000000"/>
      <w:kern w:val="0"/>
      <w:sz w:val="20"/>
      <w:szCs w:val="20"/>
    </w:rPr>
  </w:style>
  <w:style w:type="paragraph" w:customStyle="1" w:styleId="tableentry">
    <w:name w:val="table entry"/>
    <w:basedOn w:val="aff9"/>
    <w:pPr>
      <w:keepNext/>
      <w:adjustRightInd w:val="0"/>
      <w:spacing w:before="40" w:after="40" w:line="280" w:lineRule="atLeast"/>
      <w:jc w:val="left"/>
      <w:textAlignment w:val="baseline"/>
    </w:pPr>
    <w:rPr>
      <w:rFonts w:ascii="宋体"/>
      <w:color w:val="000000"/>
      <w:kern w:val="0"/>
      <w:sz w:val="20"/>
      <w:szCs w:val="20"/>
    </w:rPr>
  </w:style>
  <w:style w:type="paragraph" w:customStyle="1" w:styleId="References">
    <w:name w:val="References"/>
    <w:basedOn w:val="aff9"/>
    <w:pPr>
      <w:widowControl/>
      <w:tabs>
        <w:tab w:val="left" w:pos="0"/>
        <w:tab w:val="left" w:pos="851"/>
        <w:tab w:val="left" w:pos="1140"/>
      </w:tabs>
      <w:overflowPunct w:val="0"/>
      <w:autoSpaceDE w:val="0"/>
      <w:autoSpaceDN w:val="0"/>
      <w:adjustRightInd w:val="0"/>
      <w:spacing w:after="180"/>
      <w:ind w:left="851" w:hanging="851"/>
      <w:jc w:val="left"/>
      <w:textAlignment w:val="baseline"/>
    </w:pPr>
    <w:rPr>
      <w:kern w:val="0"/>
      <w:sz w:val="22"/>
      <w:szCs w:val="20"/>
      <w:lang w:val="en-GB" w:eastAsia="en-US"/>
    </w:rPr>
  </w:style>
  <w:style w:type="paragraph" w:customStyle="1" w:styleId="NW">
    <w:name w:val="NW"/>
    <w:basedOn w:val="aff9"/>
    <w:pPr>
      <w:keepLines/>
      <w:widowControl/>
      <w:overflowPunct w:val="0"/>
      <w:autoSpaceDE w:val="0"/>
      <w:autoSpaceDN w:val="0"/>
      <w:adjustRightInd w:val="0"/>
      <w:ind w:left="1135" w:hanging="851"/>
      <w:jc w:val="left"/>
      <w:textAlignment w:val="baseline"/>
    </w:pPr>
    <w:rPr>
      <w:kern w:val="0"/>
      <w:sz w:val="20"/>
      <w:szCs w:val="20"/>
      <w:lang w:val="en-GB" w:eastAsia="en-US"/>
    </w:rPr>
  </w:style>
  <w:style w:type="paragraph" w:customStyle="1" w:styleId="TAN">
    <w:name w:val="TAN"/>
    <w:basedOn w:val="TAL"/>
    <w:pPr>
      <w:tabs>
        <w:tab w:val="clear" w:pos="0"/>
      </w:tabs>
      <w:overflowPunct w:val="0"/>
      <w:autoSpaceDE w:val="0"/>
      <w:autoSpaceDN w:val="0"/>
      <w:adjustRightInd w:val="0"/>
      <w:spacing w:line="240" w:lineRule="auto"/>
      <w:ind w:left="851" w:hanging="851"/>
      <w:textAlignment w:val="baseline"/>
      <w:outlineLvl w:val="9"/>
    </w:pPr>
    <w:rPr>
      <w:lang w:eastAsia="en-US"/>
    </w:rPr>
  </w:style>
  <w:style w:type="paragraph" w:customStyle="1" w:styleId="afffffffffff3">
    <w:name w:val="标准"/>
    <w:basedOn w:val="aff9"/>
    <w:pPr>
      <w:adjustRightInd w:val="0"/>
      <w:spacing w:before="80" w:after="80"/>
      <w:textAlignment w:val="baseline"/>
    </w:pPr>
    <w:rPr>
      <w:rFonts w:ascii="Arial Narrow" w:hAnsi="Arial Narrow"/>
      <w:kern w:val="0"/>
      <w:szCs w:val="20"/>
    </w:rPr>
  </w:style>
  <w:style w:type="paragraph" w:customStyle="1" w:styleId="LD">
    <w:name w:val="LD"/>
    <w:pPr>
      <w:keepNext/>
      <w:keepLines/>
      <w:overflowPunct w:val="0"/>
      <w:autoSpaceDE w:val="0"/>
      <w:autoSpaceDN w:val="0"/>
      <w:adjustRightInd w:val="0"/>
      <w:spacing w:line="180" w:lineRule="exact"/>
      <w:textAlignment w:val="baseline"/>
    </w:pPr>
    <w:rPr>
      <w:rFonts w:ascii="Courier New" w:hAnsi="Courier New"/>
      <w:lang w:val="en-GB" w:eastAsia="en-US"/>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character" w:customStyle="1" w:styleId="tableentryChar">
    <w:name w:val="table entry Char"/>
    <w:rPr>
      <w:rFonts w:ascii="宋体" w:eastAsia="宋体"/>
      <w:color w:val="000000"/>
      <w:lang w:val="en-US" w:eastAsia="zh-CN" w:bidi="ar-SA"/>
    </w:rPr>
  </w:style>
  <w:style w:type="character" w:customStyle="1" w:styleId="TALChar">
    <w:name w:val="TAL Char"/>
    <w:rPr>
      <w:rFonts w:ascii="Arial" w:eastAsia="宋体" w:hAnsi="Arial"/>
      <w:color w:val="000000"/>
      <w:sz w:val="18"/>
      <w:lang w:val="en-GB" w:eastAsia="zh-CN" w:bidi="ar-SA"/>
    </w:rPr>
  </w:style>
  <w:style w:type="paragraph" w:customStyle="1" w:styleId="bullet1">
    <w:name w:val="bullet 1"/>
    <w:basedOn w:val="aff9"/>
    <w:pPr>
      <w:keepLines/>
      <w:widowControl/>
      <w:spacing w:before="120" w:line="280" w:lineRule="atLeast"/>
      <w:ind w:left="374" w:hanging="187"/>
      <w:jc w:val="left"/>
    </w:pPr>
    <w:rPr>
      <w:rFonts w:ascii="Bookman Old Style" w:hAnsi="Bookman Old Style"/>
      <w:kern w:val="0"/>
      <w:sz w:val="20"/>
      <w:szCs w:val="20"/>
      <w:lang w:eastAsia="en-US"/>
    </w:rPr>
  </w:style>
  <w:style w:type="paragraph" w:customStyle="1" w:styleId="datafield">
    <w:name w:val="data field"/>
    <w:basedOn w:val="aff9"/>
    <w:pPr>
      <w:keepLines/>
      <w:widowControl/>
      <w:tabs>
        <w:tab w:val="right" w:pos="2160"/>
        <w:tab w:val="left" w:pos="2520"/>
      </w:tabs>
      <w:spacing w:before="120" w:line="280" w:lineRule="atLeast"/>
      <w:ind w:left="2880" w:hanging="2880"/>
    </w:pPr>
    <w:rPr>
      <w:rFonts w:ascii="Bookman Old Style" w:hAnsi="Bookman Old Style"/>
      <w:kern w:val="0"/>
      <w:sz w:val="20"/>
      <w:szCs w:val="20"/>
      <w:lang w:eastAsia="en-US"/>
    </w:rPr>
  </w:style>
  <w:style w:type="character" w:customStyle="1" w:styleId="bullet1Char">
    <w:name w:val="bullet 1 Char"/>
    <w:rPr>
      <w:rFonts w:ascii="Bookman Old Style" w:eastAsia="宋体" w:hAnsi="Bookman Old Style"/>
      <w:lang w:val="en-US" w:eastAsia="en-US" w:bidi="ar-SA"/>
    </w:rPr>
  </w:style>
  <w:style w:type="paragraph" w:customStyle="1" w:styleId="CoverItem">
    <w:name w:val="Cover Item"/>
    <w:basedOn w:val="aff9"/>
    <w:pPr>
      <w:widowControl/>
      <w:tabs>
        <w:tab w:val="left" w:pos="2160"/>
      </w:tabs>
      <w:spacing w:after="120"/>
      <w:ind w:left="2160" w:hanging="2160"/>
      <w:jc w:val="left"/>
    </w:pPr>
    <w:rPr>
      <w:rFonts w:ascii="Bookman Old Style" w:hAnsi="Bookman Old Style"/>
      <w:kern w:val="0"/>
      <w:sz w:val="20"/>
      <w:szCs w:val="20"/>
      <w:lang w:eastAsia="en-US"/>
    </w:rPr>
  </w:style>
  <w:style w:type="paragraph" w:customStyle="1" w:styleId="afffffffffff4">
    <w:name w:val="报告正文"/>
    <w:basedOn w:val="aff9"/>
    <w:pPr>
      <w:spacing w:line="300" w:lineRule="auto"/>
      <w:ind w:firstLine="480"/>
    </w:pPr>
    <w:rPr>
      <w:rFonts w:cs="宋体"/>
      <w:sz w:val="24"/>
      <w:u w:color="000000"/>
    </w:rPr>
  </w:style>
  <w:style w:type="paragraph" w:customStyle="1" w:styleId="afffffffffff5">
    <w:name w:val="报告封面正文"/>
    <w:basedOn w:val="afffffffffff6"/>
    <w:next w:val="afffffffffff4"/>
    <w:rPr>
      <w:sz w:val="36"/>
      <w:szCs w:val="36"/>
    </w:rPr>
  </w:style>
  <w:style w:type="paragraph" w:customStyle="1" w:styleId="afffffffffff6">
    <w:name w:val="报告封面标题"/>
    <w:basedOn w:val="aff9"/>
    <w:pPr>
      <w:adjustRightInd w:val="0"/>
      <w:spacing w:before="100" w:beforeAutospacing="1" w:after="100" w:afterAutospacing="1"/>
      <w:jc w:val="center"/>
    </w:pPr>
    <w:rPr>
      <w:rFonts w:eastAsia="楷体_GB2312"/>
      <w:b/>
      <w:bCs/>
      <w:kern w:val="0"/>
      <w:sz w:val="44"/>
      <w:szCs w:val="44"/>
    </w:rPr>
  </w:style>
  <w:style w:type="paragraph" w:customStyle="1" w:styleId="afffffffffff7">
    <w:name w:val="加粗强调文字"/>
    <w:basedOn w:val="afffffffffff4"/>
    <w:rPr>
      <w:b/>
      <w:bCs/>
    </w:rPr>
  </w:style>
  <w:style w:type="paragraph" w:customStyle="1" w:styleId="ParaCharCharCharCharCharCharCharCharCharChar1CharCharChar">
    <w:name w:val="默认段落字体 Para Char Char Char Char Char Char Char Char Char Char1 Char Char Char"/>
    <w:basedOn w:val="affff"/>
    <w:pPr>
      <w:adjustRightInd w:val="0"/>
      <w:spacing w:line="436" w:lineRule="exact"/>
      <w:ind w:left="357"/>
      <w:jc w:val="left"/>
      <w:outlineLvl w:val="3"/>
    </w:pPr>
    <w:rPr>
      <w:rFonts w:ascii="Tahoma" w:hAnsi="Tahoma"/>
      <w:b/>
      <w:sz w:val="24"/>
    </w:rPr>
  </w:style>
  <w:style w:type="paragraph" w:customStyle="1" w:styleId="ParaCharCharCharCharCharCharCharCharCharCharCharCharChar">
    <w:name w:val="默认段落字体 Para Char Char Char Char Char Char Char Char Char Char Char Char Char"/>
    <w:basedOn w:val="affff"/>
    <w:pPr>
      <w:adjustRightInd w:val="0"/>
      <w:spacing w:line="436" w:lineRule="exact"/>
      <w:ind w:left="357"/>
      <w:jc w:val="left"/>
      <w:outlineLvl w:val="3"/>
    </w:pPr>
    <w:rPr>
      <w:rFonts w:ascii="Tahoma" w:hAnsi="Tahoma"/>
      <w:b/>
      <w:sz w:val="24"/>
    </w:rPr>
  </w:style>
  <w:style w:type="paragraph" w:customStyle="1" w:styleId="afffffffffff8">
    <w:name w:val="表格题注"/>
    <w:next w:val="aff9"/>
    <w:pPr>
      <w:keepLines/>
      <w:tabs>
        <w:tab w:val="left" w:pos="1440"/>
      </w:tabs>
      <w:spacing w:beforeLines="100" w:before="240"/>
      <w:ind w:left="1440" w:hanging="1440"/>
      <w:jc w:val="center"/>
    </w:pPr>
    <w:rPr>
      <w:rFonts w:ascii="Arial" w:hAnsi="Arial"/>
      <w:sz w:val="18"/>
      <w:szCs w:val="18"/>
    </w:rPr>
  </w:style>
  <w:style w:type="character" w:customStyle="1" w:styleId="l151">
    <w:name w:val="l151"/>
  </w:style>
  <w:style w:type="character" w:customStyle="1" w:styleId="afff0">
    <w:name w:val="批注文字 字符"/>
    <w:link w:val="affe"/>
    <w:uiPriority w:val="99"/>
    <w:rPr>
      <w:kern w:val="2"/>
      <w:sz w:val="21"/>
      <w:szCs w:val="24"/>
    </w:rPr>
  </w:style>
  <w:style w:type="character" w:customStyle="1" w:styleId="afff">
    <w:name w:val="批注主题 字符"/>
    <w:link w:val="affd"/>
    <w:uiPriority w:val="99"/>
    <w:rPr>
      <w:b/>
      <w:bCs/>
      <w:kern w:val="2"/>
      <w:sz w:val="21"/>
      <w:szCs w:val="24"/>
    </w:rPr>
  </w:style>
  <w:style w:type="paragraph" w:customStyle="1" w:styleId="afffffffffff9">
    <w:name w:val="表格文本"/>
    <w:basedOn w:val="aff9"/>
    <w:pPr>
      <w:tabs>
        <w:tab w:val="decimal" w:pos="0"/>
      </w:tabs>
      <w:autoSpaceDE w:val="0"/>
      <w:autoSpaceDN w:val="0"/>
      <w:adjustRightInd w:val="0"/>
      <w:spacing w:line="300" w:lineRule="auto"/>
      <w:jc w:val="center"/>
    </w:pPr>
    <w:rPr>
      <w:rFonts w:ascii="宋体" w:hAnsi="宋体" w:cs="宋体"/>
      <w:kern w:val="0"/>
      <w:sz w:val="18"/>
      <w:szCs w:val="18"/>
    </w:rPr>
  </w:style>
  <w:style w:type="paragraph" w:customStyle="1" w:styleId="112CharCharChar">
    <w:name w:val="样式1 正文首行缩进1+2字符 Char Char Char"/>
    <w:basedOn w:val="aff9"/>
    <w:pPr>
      <w:spacing w:line="360" w:lineRule="auto"/>
      <w:ind w:left="1" w:firstLineChars="228" w:firstLine="479"/>
    </w:pPr>
  </w:style>
  <w:style w:type="character" w:customStyle="1" w:styleId="desc1">
    <w:name w:val="desc1"/>
    <w:rPr>
      <w:rFonts w:ascii="Arial" w:hAnsi="Arial" w:cs="Arial" w:hint="default"/>
      <w:color w:val="666666"/>
    </w:rPr>
  </w:style>
  <w:style w:type="character" w:customStyle="1" w:styleId="afff5">
    <w:name w:val="宏文本 字符"/>
    <w:link w:val="afff4"/>
    <w:rPr>
      <w:rFonts w:ascii="Courier New" w:hAnsi="Courier New" w:cs="Courier New"/>
      <w:kern w:val="2"/>
      <w:sz w:val="24"/>
      <w:szCs w:val="24"/>
      <w:lang w:val="en-US" w:eastAsia="zh-CN" w:bidi="ar-SA"/>
    </w:rPr>
  </w:style>
  <w:style w:type="character" w:customStyle="1" w:styleId="textedit1">
    <w:name w:val="text_edit1"/>
    <w:rPr>
      <w:color w:val="3366CC"/>
      <w:sz w:val="15"/>
      <w:szCs w:val="15"/>
    </w:rPr>
  </w:style>
  <w:style w:type="character" w:customStyle="1" w:styleId="headline-content2">
    <w:name w:val="headline-content2"/>
    <w:basedOn w:val="affa"/>
  </w:style>
  <w:style w:type="paragraph" w:customStyle="1" w:styleId="17">
    <w:name w:val="修订1"/>
    <w:hidden/>
    <w:uiPriority w:val="99"/>
    <w:semiHidden/>
    <w:rPr>
      <w:kern w:val="2"/>
      <w:sz w:val="21"/>
      <w:szCs w:val="24"/>
    </w:rPr>
  </w:style>
  <w:style w:type="paragraph" w:customStyle="1" w:styleId="TOC10">
    <w:name w:val="TOC 标题1"/>
    <w:basedOn w:val="1"/>
    <w:next w:val="aff9"/>
    <w:uiPriority w:val="39"/>
    <w:qFormat/>
    <w:pPr>
      <w:widowControl/>
      <w:spacing w:before="480" w:after="0" w:line="276" w:lineRule="auto"/>
      <w:jc w:val="left"/>
      <w:outlineLvl w:val="9"/>
    </w:pPr>
    <w:rPr>
      <w:rFonts w:ascii="Cambria" w:hAnsi="Cambria"/>
      <w:color w:val="365F91"/>
      <w:kern w:val="0"/>
      <w:sz w:val="28"/>
      <w:szCs w:val="28"/>
    </w:rPr>
  </w:style>
  <w:style w:type="character" w:customStyle="1" w:styleId="affff0">
    <w:name w:val="文档结构图 字符"/>
    <w:link w:val="affff"/>
    <w:uiPriority w:val="99"/>
    <w:semiHidden/>
    <w:locked/>
    <w:rPr>
      <w:kern w:val="2"/>
      <w:sz w:val="21"/>
      <w:szCs w:val="24"/>
      <w:shd w:val="clear" w:color="auto" w:fill="000080"/>
    </w:rPr>
  </w:style>
  <w:style w:type="character" w:customStyle="1" w:styleId="afffff5">
    <w:name w:val="页脚 字符"/>
    <w:link w:val="afffff4"/>
    <w:uiPriority w:val="99"/>
    <w:locked/>
    <w:rPr>
      <w:kern w:val="2"/>
      <w:sz w:val="18"/>
      <w:szCs w:val="18"/>
    </w:rPr>
  </w:style>
  <w:style w:type="character" w:customStyle="1" w:styleId="afffff8">
    <w:name w:val="页眉 字符"/>
    <w:link w:val="afffff7"/>
    <w:uiPriority w:val="99"/>
    <w:locked/>
    <w:rPr>
      <w:kern w:val="2"/>
      <w:sz w:val="18"/>
      <w:szCs w:val="18"/>
    </w:rPr>
  </w:style>
  <w:style w:type="character" w:customStyle="1" w:styleId="Char2">
    <w:name w:val="Char"/>
    <w:uiPriority w:val="99"/>
    <w:rPr>
      <w:rFonts w:eastAsia="宋体"/>
      <w:b/>
      <w:kern w:val="44"/>
      <w:sz w:val="44"/>
      <w:lang w:val="en-US" w:eastAsia="zh-CN"/>
    </w:rPr>
  </w:style>
  <w:style w:type="paragraph" w:customStyle="1" w:styleId="52">
    <w:name w:val="样式 标题 5 + 首行缩进:  2 字符"/>
    <w:basedOn w:val="5"/>
    <w:uiPriority w:val="99"/>
    <w:pPr>
      <w:widowControl/>
      <w:numPr>
        <w:numId w:val="19"/>
      </w:numPr>
      <w:spacing w:line="360" w:lineRule="auto"/>
      <w:jc w:val="left"/>
    </w:pPr>
    <w:rPr>
      <w:rFonts w:cs="宋体"/>
      <w:kern w:val="0"/>
      <w:szCs w:val="20"/>
      <w:lang w:val="zh-CN"/>
    </w:rPr>
  </w:style>
  <w:style w:type="paragraph" w:customStyle="1" w:styleId="font5">
    <w:name w:val="font5"/>
    <w:basedOn w:val="aff9"/>
    <w:uiPriority w:val="99"/>
    <w:pPr>
      <w:widowControl/>
      <w:spacing w:before="100" w:beforeAutospacing="1" w:after="100" w:afterAutospacing="1"/>
      <w:jc w:val="left"/>
    </w:pPr>
    <w:rPr>
      <w:rFonts w:ascii="宋体" w:hAnsi="宋体"/>
      <w:kern w:val="0"/>
      <w:sz w:val="18"/>
      <w:szCs w:val="18"/>
    </w:rPr>
  </w:style>
  <w:style w:type="paragraph" w:customStyle="1" w:styleId="xl24">
    <w:name w:val="xl24"/>
    <w:basedOn w:val="aff9"/>
    <w:uiPriority w:val="9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aff9"/>
    <w:uiPriority w:val="9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6">
    <w:name w:val="xl26"/>
    <w:basedOn w:val="aff9"/>
    <w:uiPriority w:val="9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b/>
      <w:bCs/>
      <w:kern w:val="0"/>
      <w:sz w:val="24"/>
    </w:rPr>
  </w:style>
  <w:style w:type="character" w:customStyle="1" w:styleId="afffffffffffa">
    <w:name w:val="应答文字"/>
    <w:uiPriority w:val="99"/>
    <w:rPr>
      <w:rFonts w:ascii="仿宋_GB2312" w:eastAsia="仿宋_GB2312" w:hAnsi="仿宋_GB2312"/>
      <w:sz w:val="28"/>
    </w:rPr>
  </w:style>
  <w:style w:type="character" w:customStyle="1" w:styleId="afffffffffffb">
    <w:name w:val="样式 (中文) 宋体"/>
    <w:uiPriority w:val="99"/>
    <w:rPr>
      <w:rFonts w:eastAsia="宋体"/>
    </w:rPr>
  </w:style>
  <w:style w:type="paragraph" w:customStyle="1" w:styleId="afffffffffffc">
    <w:name w:val="全文标题"/>
    <w:next w:val="aff9"/>
    <w:uiPriority w:val="99"/>
    <w:pPr>
      <w:spacing w:line="480" w:lineRule="auto"/>
      <w:ind w:firstLine="480"/>
      <w:jc w:val="center"/>
    </w:pPr>
    <w:rPr>
      <w:b/>
      <w:kern w:val="2"/>
      <w:sz w:val="30"/>
      <w:szCs w:val="24"/>
    </w:rPr>
  </w:style>
  <w:style w:type="character" w:customStyle="1" w:styleId="apple-converted-space">
    <w:name w:val="apple-converted-space"/>
    <w:uiPriority w:val="99"/>
    <w:rPr>
      <w:rFonts w:cs="Times New Roman"/>
    </w:rPr>
  </w:style>
  <w:style w:type="character" w:customStyle="1" w:styleId="hps">
    <w:name w:val="hps"/>
    <w:uiPriority w:val="99"/>
    <w:rPr>
      <w:rFonts w:cs="Times New Roman"/>
    </w:rPr>
  </w:style>
  <w:style w:type="character" w:customStyle="1" w:styleId="keyword">
    <w:name w:val="keyword"/>
    <w:uiPriority w:val="99"/>
    <w:rPr>
      <w:rFonts w:cs="Times New Roman"/>
    </w:rPr>
  </w:style>
  <w:style w:type="paragraph" w:styleId="afffffffffffd">
    <w:name w:val="No Spacing"/>
    <w:uiPriority w:val="1"/>
    <w:qFormat/>
    <w:pPr>
      <w:widowControl w:val="0"/>
      <w:jc w:val="both"/>
    </w:pPr>
    <w:rPr>
      <w:kern w:val="2"/>
      <w:sz w:val="21"/>
    </w:rPr>
  </w:style>
  <w:style w:type="character" w:customStyle="1" w:styleId="BodyTextFirstIndentChar1">
    <w:name w:val="Body Text First Indent Char1"/>
    <w:uiPriority w:val="99"/>
    <w:semiHidden/>
    <w:rPr>
      <w:rFonts w:ascii="宋体" w:eastAsia="宋体"/>
      <w:color w:val="000000"/>
      <w:sz w:val="21"/>
      <w:szCs w:val="20"/>
    </w:rPr>
  </w:style>
  <w:style w:type="character" w:customStyle="1" w:styleId="Char10">
    <w:name w:val="正文首行缩进 Char1"/>
    <w:uiPriority w:val="99"/>
    <w:rPr>
      <w:rFonts w:ascii="宋体" w:eastAsia="宋体" w:cs="Times New Roman"/>
      <w:color w:val="000000"/>
      <w:sz w:val="21"/>
    </w:rPr>
  </w:style>
  <w:style w:type="character" w:customStyle="1" w:styleId="phonetic">
    <w:name w:val="phonetic"/>
    <w:uiPriority w:val="99"/>
    <w:rPr>
      <w:rFonts w:cs="Times New Roman"/>
    </w:rPr>
  </w:style>
  <w:style w:type="paragraph" w:styleId="afffffffffffe">
    <w:name w:val="List Paragraph"/>
    <w:basedOn w:val="aff9"/>
    <w:link w:val="affffffffffff"/>
    <w:uiPriority w:val="34"/>
    <w:qFormat/>
    <w:pPr>
      <w:ind w:firstLineChars="200" w:firstLine="420"/>
    </w:pPr>
    <w:rPr>
      <w:szCs w:val="20"/>
    </w:rPr>
  </w:style>
  <w:style w:type="character" w:customStyle="1" w:styleId="def">
    <w:name w:val="def"/>
    <w:uiPriority w:val="99"/>
  </w:style>
  <w:style w:type="character" w:customStyle="1" w:styleId="Char11">
    <w:name w:val="Char1"/>
    <w:uiPriority w:val="99"/>
    <w:rPr>
      <w:rFonts w:eastAsia="宋体"/>
      <w:b/>
      <w:kern w:val="44"/>
      <w:sz w:val="44"/>
      <w:lang w:val="en-US" w:eastAsia="zh-CN"/>
    </w:rPr>
  </w:style>
  <w:style w:type="paragraph" w:customStyle="1" w:styleId="Normalaftertitle">
    <w:name w:val="Normal_after_title"/>
    <w:basedOn w:val="aff9"/>
    <w:next w:val="aff9"/>
    <w:link w:val="NormalaftertitleChar"/>
    <w:pPr>
      <w:widowControl/>
      <w:tabs>
        <w:tab w:val="left" w:pos="1134"/>
        <w:tab w:val="left" w:pos="1871"/>
        <w:tab w:val="left" w:pos="2268"/>
      </w:tabs>
      <w:overflowPunct w:val="0"/>
      <w:autoSpaceDE w:val="0"/>
      <w:autoSpaceDN w:val="0"/>
      <w:adjustRightInd w:val="0"/>
      <w:spacing w:before="280"/>
      <w:textAlignment w:val="baseline"/>
    </w:pPr>
    <w:rPr>
      <w:kern w:val="0"/>
      <w:sz w:val="24"/>
      <w:szCs w:val="20"/>
      <w:lang w:val="en-GB" w:eastAsia="en-US"/>
    </w:rPr>
  </w:style>
  <w:style w:type="character" w:customStyle="1" w:styleId="NormalaftertitleChar">
    <w:name w:val="Normal_after_title Char"/>
    <w:link w:val="Normalaftertitle"/>
    <w:locked/>
    <w:rPr>
      <w:sz w:val="24"/>
      <w:lang w:val="en-GB" w:eastAsia="en-US"/>
    </w:rPr>
  </w:style>
  <w:style w:type="paragraph" w:customStyle="1" w:styleId="enumlev2">
    <w:name w:val="enumlev2"/>
    <w:basedOn w:val="aff9"/>
    <w:link w:val="enumlev2Char"/>
    <w:pPr>
      <w:widowControl/>
      <w:tabs>
        <w:tab w:val="left" w:pos="1134"/>
        <w:tab w:val="left" w:pos="1871"/>
        <w:tab w:val="left" w:pos="2608"/>
        <w:tab w:val="left" w:pos="3345"/>
      </w:tabs>
      <w:overflowPunct w:val="0"/>
      <w:autoSpaceDE w:val="0"/>
      <w:autoSpaceDN w:val="0"/>
      <w:adjustRightInd w:val="0"/>
      <w:spacing w:before="80"/>
      <w:ind w:left="1871" w:hanging="737"/>
      <w:textAlignment w:val="baseline"/>
    </w:pPr>
    <w:rPr>
      <w:kern w:val="0"/>
      <w:sz w:val="24"/>
      <w:szCs w:val="20"/>
      <w:lang w:val="en-GB" w:eastAsia="en-US"/>
    </w:rPr>
  </w:style>
  <w:style w:type="character" w:customStyle="1" w:styleId="enumlev2Char">
    <w:name w:val="enumlev2 Char"/>
    <w:link w:val="enumlev2"/>
    <w:rPr>
      <w:sz w:val="24"/>
      <w:lang w:val="en-GB" w:eastAsia="en-US"/>
    </w:rPr>
  </w:style>
  <w:style w:type="character" w:styleId="affffffffffff0">
    <w:name w:val="Placeholder Text"/>
    <w:uiPriority w:val="99"/>
    <w:semiHidden/>
    <w:rPr>
      <w:color w:val="808080"/>
    </w:rPr>
  </w:style>
  <w:style w:type="paragraph" w:customStyle="1" w:styleId="affffffffffff1">
    <w:name w:val="表格"/>
    <w:basedOn w:val="aff9"/>
    <w:next w:val="aff9"/>
    <w:qFormat/>
    <w:pPr>
      <w:jc w:val="center"/>
    </w:pPr>
    <w:rPr>
      <w:rFonts w:eastAsia="仿宋_GB2312" w:cstheme="minorBidi"/>
    </w:rPr>
  </w:style>
  <w:style w:type="paragraph" w:customStyle="1" w:styleId="18">
    <w:name w:val="正文1"/>
    <w:link w:val="1Char"/>
    <w:pPr>
      <w:widowControl w:val="0"/>
      <w:tabs>
        <w:tab w:val="left" w:pos="-180"/>
      </w:tabs>
      <w:spacing w:line="360" w:lineRule="auto"/>
      <w:jc w:val="center"/>
    </w:pPr>
    <w:rPr>
      <w:rFonts w:ascii="宋体" w:hAnsi="宋体"/>
      <w:szCs w:val="24"/>
      <w:u w:color="000000"/>
    </w:rPr>
  </w:style>
  <w:style w:type="character" w:customStyle="1" w:styleId="1Char">
    <w:name w:val="正文1 Char"/>
    <w:link w:val="18"/>
    <w:rPr>
      <w:rFonts w:ascii="宋体" w:hAnsi="宋体"/>
      <w:szCs w:val="24"/>
      <w:u w:color="000000"/>
    </w:rPr>
  </w:style>
  <w:style w:type="character" w:customStyle="1" w:styleId="affffff0">
    <w:name w:val="脚注文本 字符"/>
    <w:basedOn w:val="affa"/>
    <w:link w:val="af0"/>
    <w:uiPriority w:val="99"/>
    <w:rPr>
      <w:rFonts w:ascii="宋体"/>
      <w:kern w:val="2"/>
      <w:sz w:val="18"/>
      <w:szCs w:val="18"/>
    </w:rPr>
  </w:style>
  <w:style w:type="paragraph" w:customStyle="1" w:styleId="affffffffffff2">
    <w:name w:val="图表文字"/>
    <w:qFormat/>
    <w:pPr>
      <w:spacing w:line="240" w:lineRule="atLeast"/>
      <w:jc w:val="center"/>
    </w:pPr>
    <w:rPr>
      <w:kern w:val="2"/>
      <w:sz w:val="21"/>
      <w:szCs w:val="24"/>
    </w:rPr>
  </w:style>
  <w:style w:type="character" w:customStyle="1" w:styleId="affffffffffff">
    <w:name w:val="列表段落 字符"/>
    <w:basedOn w:val="affa"/>
    <w:link w:val="afffffffffffe"/>
    <w:uiPriority w:val="34"/>
    <w:qFormat/>
    <w:rPr>
      <w:kern w:val="2"/>
      <w:sz w:val="21"/>
    </w:rPr>
  </w:style>
  <w:style w:type="paragraph" w:styleId="affffffffffff3">
    <w:name w:val="Revision"/>
    <w:hidden/>
    <w:uiPriority w:val="99"/>
    <w:unhideWhenUsed/>
    <w:rsid w:val="00C65E83"/>
    <w:rPr>
      <w:kern w:val="2"/>
      <w:sz w:val="21"/>
      <w:szCs w:val="24"/>
    </w:rPr>
  </w:style>
  <w:style w:type="character" w:customStyle="1" w:styleId="AMEquationSection">
    <w:name w:val="AMEquationSection"/>
    <w:basedOn w:val="affa"/>
    <w:rsid w:val="00015D44"/>
    <w:rPr>
      <w:vanish/>
      <w:color w:val="FF0000"/>
    </w:rPr>
  </w:style>
  <w:style w:type="paragraph" w:customStyle="1" w:styleId="AMDisplayEquation">
    <w:name w:val="AMDisplayEquation"/>
    <w:basedOn w:val="aff9"/>
    <w:next w:val="aff9"/>
    <w:link w:val="AMDisplayEquation0"/>
    <w:rsid w:val="00015D44"/>
    <w:pPr>
      <w:tabs>
        <w:tab w:val="center" w:pos="4680"/>
        <w:tab w:val="right" w:leader="middleDot" w:pos="9360"/>
      </w:tabs>
      <w:jc w:val="left"/>
    </w:pPr>
  </w:style>
  <w:style w:type="character" w:customStyle="1" w:styleId="AMDisplayEquation0">
    <w:name w:val="AMDisplayEquation 字符"/>
    <w:basedOn w:val="Char"/>
    <w:link w:val="AMDisplayEquation"/>
    <w:rsid w:val="00015D44"/>
    <w:rPr>
      <w:rFonts w:ascii="宋体"/>
      <w:kern w:val="2"/>
      <w:sz w:val="21"/>
      <w:szCs w:val="24"/>
      <w:lang w:val="en-US" w:eastAsia="zh-CN" w:bidi="ar-SA"/>
    </w:rPr>
  </w:style>
  <w:style w:type="character" w:customStyle="1" w:styleId="MTEquationSection">
    <w:name w:val="MTEquationSection"/>
    <w:basedOn w:val="affa"/>
    <w:rsid w:val="0047642E"/>
    <w:rPr>
      <w:vanish/>
      <w:color w:val="FF0000"/>
    </w:rPr>
  </w:style>
  <w:style w:type="paragraph" w:customStyle="1" w:styleId="MTDisplayEquation">
    <w:name w:val="MTDisplayEquation"/>
    <w:basedOn w:val="AMDisplayEquation"/>
    <w:next w:val="aff9"/>
    <w:link w:val="MTDisplayEquation0"/>
    <w:rsid w:val="00031AA0"/>
    <w:rPr>
      <w:rFonts w:ascii="宋体"/>
    </w:rPr>
  </w:style>
  <w:style w:type="character" w:customStyle="1" w:styleId="MTDisplayEquation0">
    <w:name w:val="MTDisplayEquation 字符"/>
    <w:basedOn w:val="AMDisplayEquation0"/>
    <w:link w:val="MTDisplayEquation"/>
    <w:rsid w:val="00031AA0"/>
    <w:rPr>
      <w:rFonts w:ascii="宋体"/>
      <w:kern w:val="2"/>
      <w:sz w:val="21"/>
      <w:szCs w:val="24"/>
      <w:lang w:val="en-US" w:eastAsia="zh-CN" w:bidi="ar-SA"/>
    </w:rPr>
  </w:style>
  <w:style w:type="paragraph" w:customStyle="1" w:styleId="7878">
    <w:name w:val="样式 段 + 左 段前: 7.8 磅 段后: 7.8 磅"/>
    <w:basedOn w:val="afffffc"/>
    <w:rsid w:val="00804845"/>
    <w:pPr>
      <w:tabs>
        <w:tab w:val="right" w:leader="middleDot" w:pos="9298"/>
      </w:tabs>
      <w:spacing w:before="156" w:after="156"/>
      <w:jc w:val="left"/>
    </w:pPr>
    <w:rPr>
      <w:rFonts w:cs="宋体"/>
    </w:rPr>
  </w:style>
  <w:style w:type="paragraph" w:customStyle="1" w:styleId="affffffffffff4">
    <w:name w:val="标准文件_术语条二"/>
    <w:basedOn w:val="aff9"/>
    <w:next w:val="aff9"/>
    <w:autoRedefine/>
    <w:qFormat/>
    <w:rsid w:val="00DD7129"/>
    <w:rPr>
      <w:rFonts w:ascii="宋体"/>
      <w:kern w:val="0"/>
      <w:szCs w:val="20"/>
    </w:rPr>
  </w:style>
  <w:style w:type="paragraph" w:customStyle="1" w:styleId="affffffffffff5">
    <w:name w:val="标准文件_二级条标题"/>
    <w:next w:val="aff9"/>
    <w:autoRedefine/>
    <w:qFormat/>
    <w:rsid w:val="007773B4"/>
    <w:pPr>
      <w:widowControl w:val="0"/>
      <w:spacing w:beforeLines="50" w:before="156" w:afterLines="50" w:after="156"/>
      <w:jc w:val="both"/>
      <w:outlineLvl w:val="2"/>
    </w:pPr>
    <w:rPr>
      <w:rFonts w:ascii="黑体" w:eastAsia="黑体"/>
      <w:sz w:val="21"/>
    </w:rPr>
  </w:style>
  <w:style w:type="paragraph" w:customStyle="1" w:styleId="affffffffffff6">
    <w:name w:val="标准文件_三级条标题"/>
    <w:basedOn w:val="affffffffffff5"/>
    <w:next w:val="aff9"/>
    <w:autoRedefine/>
    <w:qFormat/>
    <w:rsid w:val="00DD7129"/>
    <w:pPr>
      <w:widowControl/>
      <w:numPr>
        <w:ilvl w:val="4"/>
      </w:numPr>
      <w:outlineLvl w:val="3"/>
    </w:pPr>
  </w:style>
  <w:style w:type="paragraph" w:customStyle="1" w:styleId="aff4">
    <w:name w:val="标准文件_四级条标题"/>
    <w:next w:val="aff9"/>
    <w:autoRedefine/>
    <w:qFormat/>
    <w:rsid w:val="00DD7129"/>
    <w:pPr>
      <w:widowControl w:val="0"/>
      <w:numPr>
        <w:ilvl w:val="5"/>
        <w:numId w:val="20"/>
      </w:numPr>
      <w:spacing w:beforeLines="50" w:before="50" w:afterLines="50" w:after="50"/>
      <w:jc w:val="both"/>
      <w:outlineLvl w:val="4"/>
    </w:pPr>
    <w:rPr>
      <w:rFonts w:ascii="黑体" w:eastAsia="黑体"/>
      <w:sz w:val="21"/>
    </w:rPr>
  </w:style>
  <w:style w:type="paragraph" w:customStyle="1" w:styleId="aff5">
    <w:name w:val="标准文件_五级条标题"/>
    <w:next w:val="aff9"/>
    <w:autoRedefine/>
    <w:qFormat/>
    <w:rsid w:val="00DD7129"/>
    <w:pPr>
      <w:widowControl w:val="0"/>
      <w:numPr>
        <w:ilvl w:val="6"/>
        <w:numId w:val="20"/>
      </w:numPr>
      <w:spacing w:beforeLines="50" w:before="50" w:afterLines="50" w:after="50"/>
      <w:jc w:val="both"/>
      <w:outlineLvl w:val="5"/>
    </w:pPr>
    <w:rPr>
      <w:rFonts w:ascii="黑体" w:eastAsia="黑体"/>
      <w:sz w:val="21"/>
    </w:rPr>
  </w:style>
  <w:style w:type="paragraph" w:customStyle="1" w:styleId="aff2">
    <w:name w:val="标准文件_章标题"/>
    <w:next w:val="aff9"/>
    <w:autoRedefine/>
    <w:qFormat/>
    <w:rsid w:val="00DD7129"/>
    <w:pPr>
      <w:numPr>
        <w:ilvl w:val="1"/>
        <w:numId w:val="20"/>
      </w:numPr>
      <w:spacing w:beforeLines="100" w:before="100" w:afterLines="100" w:after="100"/>
      <w:jc w:val="both"/>
      <w:outlineLvl w:val="0"/>
    </w:pPr>
    <w:rPr>
      <w:rFonts w:ascii="黑体" w:eastAsia="黑体"/>
      <w:sz w:val="21"/>
    </w:rPr>
  </w:style>
  <w:style w:type="paragraph" w:customStyle="1" w:styleId="aff3">
    <w:name w:val="标准文件_一级条标题"/>
    <w:basedOn w:val="aff2"/>
    <w:next w:val="aff9"/>
    <w:autoRedefine/>
    <w:qFormat/>
    <w:rsid w:val="00DD7129"/>
    <w:pPr>
      <w:numPr>
        <w:ilvl w:val="2"/>
      </w:numPr>
      <w:spacing w:beforeLines="50" w:before="50" w:afterLines="50" w:after="50"/>
      <w:outlineLvl w:val="1"/>
    </w:pPr>
  </w:style>
  <w:style w:type="paragraph" w:customStyle="1" w:styleId="aff1">
    <w:name w:val="前言标题"/>
    <w:next w:val="aff9"/>
    <w:autoRedefine/>
    <w:qFormat/>
    <w:rsid w:val="00DD7129"/>
    <w:pPr>
      <w:numPr>
        <w:numId w:val="20"/>
      </w:numPr>
      <w:shd w:val="clear" w:color="FFFFFF" w:fill="FFFFFF"/>
      <w:spacing w:before="540" w:after="600"/>
      <w:jc w:val="center"/>
      <w:outlineLvl w:val="0"/>
    </w:pPr>
    <w:rPr>
      <w:rFonts w:ascii="黑体" w:eastAsia="黑体"/>
      <w:sz w:val="32"/>
    </w:rPr>
  </w:style>
  <w:style w:type="paragraph" w:customStyle="1" w:styleId="affffffffffff7">
    <w:name w:val="标准文件_术语条一"/>
    <w:basedOn w:val="aff9"/>
    <w:next w:val="aff9"/>
    <w:autoRedefine/>
    <w:qFormat/>
    <w:rsid w:val="00EF21C4"/>
    <w:pPr>
      <w:widowControl/>
      <w:ind w:left="420"/>
    </w:pPr>
    <w:rPr>
      <w:rFonts w:ascii="宋体"/>
      <w:kern w:val="0"/>
      <w:szCs w:val="20"/>
    </w:rPr>
  </w:style>
  <w:style w:type="table" w:customStyle="1" w:styleId="19">
    <w:name w:val="网格型1"/>
    <w:basedOn w:val="affb"/>
    <w:next w:val="affffffd"/>
    <w:autoRedefine/>
    <w:uiPriority w:val="39"/>
    <w:qFormat/>
    <w:rsid w:val="00AF6C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ff9"/>
    <w:uiPriority w:val="39"/>
    <w:unhideWhenUsed/>
    <w:qFormat/>
    <w:rsid w:val="00C503C0"/>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oleObject" Target="embeddings/oleObject2.bin"/><Relationship Id="rId42" Type="http://schemas.openxmlformats.org/officeDocument/2006/relationships/oleObject" Target="embeddings/oleObject13.bin"/><Relationship Id="rId63" Type="http://schemas.openxmlformats.org/officeDocument/2006/relationships/image" Target="media/image24.wmf"/><Relationship Id="rId84" Type="http://schemas.openxmlformats.org/officeDocument/2006/relationships/oleObject" Target="embeddings/oleObject36.bin"/><Relationship Id="rId138" Type="http://schemas.openxmlformats.org/officeDocument/2006/relationships/oleObject" Target="embeddings/oleObject68.bin"/><Relationship Id="rId159" Type="http://schemas.openxmlformats.org/officeDocument/2006/relationships/image" Target="media/image65.wmf"/><Relationship Id="rId170" Type="http://schemas.openxmlformats.org/officeDocument/2006/relationships/oleObject" Target="embeddings/oleObject85.bin"/><Relationship Id="rId191" Type="http://schemas.openxmlformats.org/officeDocument/2006/relationships/oleObject" Target="embeddings/oleObject96.bin"/><Relationship Id="rId205" Type="http://schemas.openxmlformats.org/officeDocument/2006/relationships/fontTable" Target="fontTable.xml"/><Relationship Id="rId16" Type="http://schemas.openxmlformats.org/officeDocument/2006/relationships/footer" Target="footer2.xml"/><Relationship Id="rId107" Type="http://schemas.openxmlformats.org/officeDocument/2006/relationships/oleObject" Target="embeddings/oleObject48.bin"/><Relationship Id="rId11" Type="http://schemas.openxmlformats.org/officeDocument/2006/relationships/image" Target="media/image2.png"/><Relationship Id="rId32" Type="http://schemas.openxmlformats.org/officeDocument/2006/relationships/image" Target="media/image10.wmf"/><Relationship Id="rId37" Type="http://schemas.openxmlformats.org/officeDocument/2006/relationships/image" Target="media/image12.wmf"/><Relationship Id="rId53" Type="http://schemas.openxmlformats.org/officeDocument/2006/relationships/image" Target="media/image20.wmf"/><Relationship Id="rId58" Type="http://schemas.openxmlformats.org/officeDocument/2006/relationships/oleObject" Target="embeddings/oleObject21.bin"/><Relationship Id="rId74" Type="http://schemas.openxmlformats.org/officeDocument/2006/relationships/oleObject" Target="embeddings/oleObject30.bin"/><Relationship Id="rId79" Type="http://schemas.openxmlformats.org/officeDocument/2006/relationships/oleObject" Target="embeddings/oleObject33.bin"/><Relationship Id="rId102" Type="http://schemas.openxmlformats.org/officeDocument/2006/relationships/image" Target="media/image42.wmf"/><Relationship Id="rId123" Type="http://schemas.openxmlformats.org/officeDocument/2006/relationships/oleObject" Target="embeddings/oleObject56.bin"/><Relationship Id="rId128" Type="http://schemas.openxmlformats.org/officeDocument/2006/relationships/oleObject" Target="embeddings/oleObject59.bin"/><Relationship Id="rId144" Type="http://schemas.openxmlformats.org/officeDocument/2006/relationships/image" Target="media/image58.wmf"/><Relationship Id="rId149" Type="http://schemas.openxmlformats.org/officeDocument/2006/relationships/oleObject" Target="embeddings/oleObject74.bin"/><Relationship Id="rId5" Type="http://schemas.openxmlformats.org/officeDocument/2006/relationships/styles" Target="styles.xml"/><Relationship Id="rId90" Type="http://schemas.openxmlformats.org/officeDocument/2006/relationships/oleObject" Target="embeddings/oleObject39.bin"/><Relationship Id="rId95" Type="http://schemas.openxmlformats.org/officeDocument/2006/relationships/oleObject" Target="embeddings/oleObject42.bin"/><Relationship Id="rId160" Type="http://schemas.openxmlformats.org/officeDocument/2006/relationships/oleObject" Target="embeddings/oleObject80.bin"/><Relationship Id="rId165" Type="http://schemas.openxmlformats.org/officeDocument/2006/relationships/image" Target="media/image68.wmf"/><Relationship Id="rId181" Type="http://schemas.openxmlformats.org/officeDocument/2006/relationships/image" Target="media/image76.wmf"/><Relationship Id="rId186" Type="http://schemas.openxmlformats.org/officeDocument/2006/relationships/image" Target="media/image78.wmf"/><Relationship Id="rId22" Type="http://schemas.openxmlformats.org/officeDocument/2006/relationships/image" Target="media/image5.wmf"/><Relationship Id="rId27" Type="http://schemas.openxmlformats.org/officeDocument/2006/relationships/oleObject" Target="embeddings/oleObject5.bin"/><Relationship Id="rId43" Type="http://schemas.openxmlformats.org/officeDocument/2006/relationships/image" Target="media/image15.wmf"/><Relationship Id="rId48" Type="http://schemas.openxmlformats.org/officeDocument/2006/relationships/oleObject" Target="embeddings/oleObject16.bin"/><Relationship Id="rId64" Type="http://schemas.openxmlformats.org/officeDocument/2006/relationships/oleObject" Target="embeddings/oleObject25.bin"/><Relationship Id="rId69" Type="http://schemas.openxmlformats.org/officeDocument/2006/relationships/image" Target="media/image27.wmf"/><Relationship Id="rId113" Type="http://schemas.openxmlformats.org/officeDocument/2006/relationships/oleObject" Target="embeddings/oleObject51.bin"/><Relationship Id="rId118" Type="http://schemas.openxmlformats.org/officeDocument/2006/relationships/image" Target="media/image50.wmf"/><Relationship Id="rId134" Type="http://schemas.openxmlformats.org/officeDocument/2006/relationships/oleObject" Target="embeddings/oleObject64.bin"/><Relationship Id="rId139" Type="http://schemas.openxmlformats.org/officeDocument/2006/relationships/image" Target="media/image56.wmf"/><Relationship Id="rId80" Type="http://schemas.openxmlformats.org/officeDocument/2006/relationships/image" Target="media/image32.wmf"/><Relationship Id="rId85" Type="http://schemas.openxmlformats.org/officeDocument/2006/relationships/image" Target="media/image34.wmf"/><Relationship Id="rId150" Type="http://schemas.openxmlformats.org/officeDocument/2006/relationships/oleObject" Target="embeddings/oleObject75.bin"/><Relationship Id="rId155" Type="http://schemas.openxmlformats.org/officeDocument/2006/relationships/image" Target="media/image63.wmf"/><Relationship Id="rId171" Type="http://schemas.openxmlformats.org/officeDocument/2006/relationships/image" Target="media/image71.wmf"/><Relationship Id="rId176" Type="http://schemas.openxmlformats.org/officeDocument/2006/relationships/oleObject" Target="embeddings/oleObject88.bin"/><Relationship Id="rId192" Type="http://schemas.openxmlformats.org/officeDocument/2006/relationships/oleObject" Target="embeddings/oleObject97.bin"/><Relationship Id="rId197" Type="http://schemas.openxmlformats.org/officeDocument/2006/relationships/oleObject" Target="embeddings/oleObject102.bin"/><Relationship Id="rId206" Type="http://schemas.microsoft.com/office/2011/relationships/people" Target="people.xml"/><Relationship Id="rId201" Type="http://schemas.openxmlformats.org/officeDocument/2006/relationships/oleObject" Target="embeddings/oleObject106.bin"/><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oleObject" Target="embeddings/oleObject8.bin"/><Relationship Id="rId38" Type="http://schemas.openxmlformats.org/officeDocument/2006/relationships/oleObject" Target="embeddings/oleObject11.bin"/><Relationship Id="rId59" Type="http://schemas.openxmlformats.org/officeDocument/2006/relationships/oleObject" Target="embeddings/oleObject22.bin"/><Relationship Id="rId103" Type="http://schemas.openxmlformats.org/officeDocument/2006/relationships/oleObject" Target="embeddings/oleObject46.bin"/><Relationship Id="rId108" Type="http://schemas.openxmlformats.org/officeDocument/2006/relationships/image" Target="media/image45.wmf"/><Relationship Id="rId124" Type="http://schemas.openxmlformats.org/officeDocument/2006/relationships/oleObject" Target="embeddings/oleObject57.bin"/><Relationship Id="rId129" Type="http://schemas.openxmlformats.org/officeDocument/2006/relationships/oleObject" Target="embeddings/oleObject60.bin"/><Relationship Id="rId54" Type="http://schemas.openxmlformats.org/officeDocument/2006/relationships/oleObject" Target="embeddings/oleObject19.bin"/><Relationship Id="rId70" Type="http://schemas.openxmlformats.org/officeDocument/2006/relationships/oleObject" Target="embeddings/oleObject28.bin"/><Relationship Id="rId75" Type="http://schemas.openxmlformats.org/officeDocument/2006/relationships/image" Target="media/image30.wmf"/><Relationship Id="rId91" Type="http://schemas.openxmlformats.org/officeDocument/2006/relationships/oleObject" Target="embeddings/oleObject40.bin"/><Relationship Id="rId96" Type="http://schemas.openxmlformats.org/officeDocument/2006/relationships/image" Target="media/image39.wmf"/><Relationship Id="rId140" Type="http://schemas.openxmlformats.org/officeDocument/2006/relationships/oleObject" Target="embeddings/oleObject69.bin"/><Relationship Id="rId145" Type="http://schemas.openxmlformats.org/officeDocument/2006/relationships/oleObject" Target="embeddings/oleObject72.bin"/><Relationship Id="rId161" Type="http://schemas.openxmlformats.org/officeDocument/2006/relationships/image" Target="media/image66.wmf"/><Relationship Id="rId166" Type="http://schemas.openxmlformats.org/officeDocument/2006/relationships/oleObject" Target="embeddings/oleObject83.bin"/><Relationship Id="rId182" Type="http://schemas.openxmlformats.org/officeDocument/2006/relationships/oleObject" Target="embeddings/oleObject91.bin"/><Relationship Id="rId187" Type="http://schemas.openxmlformats.org/officeDocument/2006/relationships/oleObject" Target="embeddings/oleObject94.bin"/><Relationship Id="rId1" Type="http://schemas.microsoft.com/office/2006/relationships/keyMapCustomizations" Target="customizations.xml"/><Relationship Id="rId6" Type="http://schemas.openxmlformats.org/officeDocument/2006/relationships/settings" Target="settings.xml"/><Relationship Id="rId23" Type="http://schemas.openxmlformats.org/officeDocument/2006/relationships/oleObject" Target="embeddings/oleObject3.bin"/><Relationship Id="rId28" Type="http://schemas.openxmlformats.org/officeDocument/2006/relationships/image" Target="media/image8.wmf"/><Relationship Id="rId49" Type="http://schemas.openxmlformats.org/officeDocument/2006/relationships/image" Target="media/image18.wmf"/><Relationship Id="rId114" Type="http://schemas.openxmlformats.org/officeDocument/2006/relationships/image" Target="media/image48.wmf"/><Relationship Id="rId119" Type="http://schemas.openxmlformats.org/officeDocument/2006/relationships/oleObject" Target="embeddings/oleObject54.bin"/><Relationship Id="rId44" Type="http://schemas.openxmlformats.org/officeDocument/2006/relationships/oleObject" Target="embeddings/oleObject14.bin"/><Relationship Id="rId60" Type="http://schemas.openxmlformats.org/officeDocument/2006/relationships/oleObject" Target="embeddings/oleObject23.bin"/><Relationship Id="rId65" Type="http://schemas.openxmlformats.org/officeDocument/2006/relationships/image" Target="media/image25.wmf"/><Relationship Id="rId81" Type="http://schemas.openxmlformats.org/officeDocument/2006/relationships/oleObject" Target="embeddings/oleObject34.bin"/><Relationship Id="rId86" Type="http://schemas.openxmlformats.org/officeDocument/2006/relationships/oleObject" Target="embeddings/oleObject37.bin"/><Relationship Id="rId130" Type="http://schemas.openxmlformats.org/officeDocument/2006/relationships/oleObject" Target="embeddings/oleObject61.bin"/><Relationship Id="rId135" Type="http://schemas.openxmlformats.org/officeDocument/2006/relationships/oleObject" Target="embeddings/oleObject65.bin"/><Relationship Id="rId151" Type="http://schemas.openxmlformats.org/officeDocument/2006/relationships/image" Target="media/image61.wmf"/><Relationship Id="rId156" Type="http://schemas.openxmlformats.org/officeDocument/2006/relationships/oleObject" Target="embeddings/oleObject78.bin"/><Relationship Id="rId177" Type="http://schemas.openxmlformats.org/officeDocument/2006/relationships/image" Target="media/image74.wmf"/><Relationship Id="rId198" Type="http://schemas.openxmlformats.org/officeDocument/2006/relationships/oleObject" Target="embeddings/oleObject103.bin"/><Relationship Id="rId172" Type="http://schemas.openxmlformats.org/officeDocument/2006/relationships/oleObject" Target="embeddings/oleObject86.bin"/><Relationship Id="rId193" Type="http://schemas.openxmlformats.org/officeDocument/2006/relationships/oleObject" Target="embeddings/oleObject98.bin"/><Relationship Id="rId202" Type="http://schemas.openxmlformats.org/officeDocument/2006/relationships/image" Target="media/image81.wmf"/><Relationship Id="rId207" Type="http://schemas.openxmlformats.org/officeDocument/2006/relationships/theme" Target="theme/theme1.xml"/><Relationship Id="rId13" Type="http://schemas.openxmlformats.org/officeDocument/2006/relationships/footer" Target="footer1.xml"/><Relationship Id="rId18" Type="http://schemas.openxmlformats.org/officeDocument/2006/relationships/image" Target="media/image3.wmf"/><Relationship Id="rId39" Type="http://schemas.openxmlformats.org/officeDocument/2006/relationships/image" Target="media/image13.wmf"/><Relationship Id="rId109" Type="http://schemas.openxmlformats.org/officeDocument/2006/relationships/oleObject" Target="embeddings/oleObject49.bin"/><Relationship Id="rId34" Type="http://schemas.openxmlformats.org/officeDocument/2006/relationships/image" Target="media/image11.wmf"/><Relationship Id="rId50" Type="http://schemas.openxmlformats.org/officeDocument/2006/relationships/oleObject" Target="embeddings/oleObject17.bin"/><Relationship Id="rId55" Type="http://schemas.openxmlformats.org/officeDocument/2006/relationships/image" Target="media/image21.wmf"/><Relationship Id="rId76" Type="http://schemas.openxmlformats.org/officeDocument/2006/relationships/oleObject" Target="embeddings/oleObject31.bin"/><Relationship Id="rId97" Type="http://schemas.openxmlformats.org/officeDocument/2006/relationships/oleObject" Target="embeddings/oleObject43.bin"/><Relationship Id="rId104" Type="http://schemas.openxmlformats.org/officeDocument/2006/relationships/image" Target="media/image43.wmf"/><Relationship Id="rId120" Type="http://schemas.openxmlformats.org/officeDocument/2006/relationships/image" Target="media/image51.wmf"/><Relationship Id="rId125" Type="http://schemas.openxmlformats.org/officeDocument/2006/relationships/image" Target="media/image53.wmf"/><Relationship Id="rId141" Type="http://schemas.openxmlformats.org/officeDocument/2006/relationships/oleObject" Target="embeddings/oleObject70.bin"/><Relationship Id="rId146" Type="http://schemas.openxmlformats.org/officeDocument/2006/relationships/image" Target="media/image59.wmf"/><Relationship Id="rId167" Type="http://schemas.openxmlformats.org/officeDocument/2006/relationships/image" Target="media/image69.wmf"/><Relationship Id="rId188" Type="http://schemas.openxmlformats.org/officeDocument/2006/relationships/image" Target="media/image79.wmf"/><Relationship Id="rId7" Type="http://schemas.openxmlformats.org/officeDocument/2006/relationships/webSettings" Target="webSettings.xml"/><Relationship Id="rId71" Type="http://schemas.openxmlformats.org/officeDocument/2006/relationships/image" Target="media/image28.wmf"/><Relationship Id="rId92" Type="http://schemas.openxmlformats.org/officeDocument/2006/relationships/image" Target="media/image37.wmf"/><Relationship Id="rId162" Type="http://schemas.openxmlformats.org/officeDocument/2006/relationships/oleObject" Target="embeddings/oleObject81.bin"/><Relationship Id="rId183" Type="http://schemas.openxmlformats.org/officeDocument/2006/relationships/image" Target="media/image77.wmf"/><Relationship Id="rId2" Type="http://schemas.openxmlformats.org/officeDocument/2006/relationships/customXml" Target="../customXml/item1.xml"/><Relationship Id="rId29" Type="http://schemas.openxmlformats.org/officeDocument/2006/relationships/oleObject" Target="embeddings/oleObject6.bin"/><Relationship Id="rId24" Type="http://schemas.openxmlformats.org/officeDocument/2006/relationships/image" Target="media/image6.wmf"/><Relationship Id="rId40" Type="http://schemas.openxmlformats.org/officeDocument/2006/relationships/oleObject" Target="embeddings/oleObject12.bin"/><Relationship Id="rId45" Type="http://schemas.openxmlformats.org/officeDocument/2006/relationships/image" Target="media/image16.wmf"/><Relationship Id="rId66" Type="http://schemas.openxmlformats.org/officeDocument/2006/relationships/oleObject" Target="embeddings/oleObject26.bin"/><Relationship Id="rId87" Type="http://schemas.openxmlformats.org/officeDocument/2006/relationships/image" Target="media/image35.wmf"/><Relationship Id="rId110" Type="http://schemas.openxmlformats.org/officeDocument/2006/relationships/image" Target="media/image46.wmf"/><Relationship Id="rId115" Type="http://schemas.openxmlformats.org/officeDocument/2006/relationships/oleObject" Target="embeddings/oleObject52.bin"/><Relationship Id="rId131" Type="http://schemas.openxmlformats.org/officeDocument/2006/relationships/oleObject" Target="embeddings/oleObject62.bin"/><Relationship Id="rId136" Type="http://schemas.openxmlformats.org/officeDocument/2006/relationships/oleObject" Target="embeddings/oleObject66.bin"/><Relationship Id="rId157" Type="http://schemas.openxmlformats.org/officeDocument/2006/relationships/image" Target="media/image64.wmf"/><Relationship Id="rId178" Type="http://schemas.openxmlformats.org/officeDocument/2006/relationships/oleObject" Target="embeddings/oleObject89.bin"/><Relationship Id="rId61" Type="http://schemas.openxmlformats.org/officeDocument/2006/relationships/image" Target="media/image23.wmf"/><Relationship Id="rId82" Type="http://schemas.openxmlformats.org/officeDocument/2006/relationships/oleObject" Target="embeddings/oleObject35.bin"/><Relationship Id="rId152" Type="http://schemas.openxmlformats.org/officeDocument/2006/relationships/oleObject" Target="embeddings/oleObject76.bin"/><Relationship Id="rId173" Type="http://schemas.openxmlformats.org/officeDocument/2006/relationships/image" Target="media/image72.wmf"/><Relationship Id="rId194" Type="http://schemas.openxmlformats.org/officeDocument/2006/relationships/oleObject" Target="embeddings/oleObject99.bin"/><Relationship Id="rId199" Type="http://schemas.openxmlformats.org/officeDocument/2006/relationships/oleObject" Target="embeddings/oleObject104.bin"/><Relationship Id="rId203" Type="http://schemas.openxmlformats.org/officeDocument/2006/relationships/oleObject" Target="embeddings/oleObject107.bin"/><Relationship Id="rId19" Type="http://schemas.openxmlformats.org/officeDocument/2006/relationships/oleObject" Target="embeddings/oleObject1.bin"/><Relationship Id="rId14" Type="http://schemas.openxmlformats.org/officeDocument/2006/relationships/header" Target="header2.xml"/><Relationship Id="rId30" Type="http://schemas.openxmlformats.org/officeDocument/2006/relationships/image" Target="media/image9.wmf"/><Relationship Id="rId35" Type="http://schemas.openxmlformats.org/officeDocument/2006/relationships/oleObject" Target="embeddings/oleObject9.bin"/><Relationship Id="rId56" Type="http://schemas.openxmlformats.org/officeDocument/2006/relationships/oleObject" Target="embeddings/oleObject20.bin"/><Relationship Id="rId77" Type="http://schemas.openxmlformats.org/officeDocument/2006/relationships/image" Target="media/image31.wmf"/><Relationship Id="rId100" Type="http://schemas.openxmlformats.org/officeDocument/2006/relationships/image" Target="media/image41.wmf"/><Relationship Id="rId105" Type="http://schemas.openxmlformats.org/officeDocument/2006/relationships/oleObject" Target="embeddings/oleObject47.bin"/><Relationship Id="rId126" Type="http://schemas.openxmlformats.org/officeDocument/2006/relationships/oleObject" Target="embeddings/oleObject58.bin"/><Relationship Id="rId147" Type="http://schemas.openxmlformats.org/officeDocument/2006/relationships/oleObject" Target="embeddings/oleObject73.bin"/><Relationship Id="rId168" Type="http://schemas.openxmlformats.org/officeDocument/2006/relationships/oleObject" Target="embeddings/oleObject84.bin"/><Relationship Id="rId8" Type="http://schemas.openxmlformats.org/officeDocument/2006/relationships/footnotes" Target="footnotes.xml"/><Relationship Id="rId51" Type="http://schemas.openxmlformats.org/officeDocument/2006/relationships/image" Target="media/image19.wmf"/><Relationship Id="rId72" Type="http://schemas.openxmlformats.org/officeDocument/2006/relationships/oleObject" Target="embeddings/oleObject29.bin"/><Relationship Id="rId93" Type="http://schemas.openxmlformats.org/officeDocument/2006/relationships/oleObject" Target="embeddings/oleObject41.bin"/><Relationship Id="rId98" Type="http://schemas.openxmlformats.org/officeDocument/2006/relationships/image" Target="media/image40.wmf"/><Relationship Id="rId121" Type="http://schemas.openxmlformats.org/officeDocument/2006/relationships/oleObject" Target="embeddings/oleObject55.bin"/><Relationship Id="rId142" Type="http://schemas.openxmlformats.org/officeDocument/2006/relationships/image" Target="media/image57.wmf"/><Relationship Id="rId163" Type="http://schemas.openxmlformats.org/officeDocument/2006/relationships/image" Target="media/image67.wmf"/><Relationship Id="rId184" Type="http://schemas.openxmlformats.org/officeDocument/2006/relationships/oleObject" Target="embeddings/oleObject92.bin"/><Relationship Id="rId189" Type="http://schemas.openxmlformats.org/officeDocument/2006/relationships/oleObject" Target="embeddings/oleObject95.bin"/><Relationship Id="rId3" Type="http://schemas.openxmlformats.org/officeDocument/2006/relationships/customXml" Target="../customXml/item2.xml"/><Relationship Id="rId25" Type="http://schemas.openxmlformats.org/officeDocument/2006/relationships/oleObject" Target="embeddings/oleObject4.bin"/><Relationship Id="rId46" Type="http://schemas.openxmlformats.org/officeDocument/2006/relationships/oleObject" Target="embeddings/oleObject15.bin"/><Relationship Id="rId67" Type="http://schemas.openxmlformats.org/officeDocument/2006/relationships/image" Target="media/image26.wmf"/><Relationship Id="rId116" Type="http://schemas.openxmlformats.org/officeDocument/2006/relationships/image" Target="media/image49.wmf"/><Relationship Id="rId137" Type="http://schemas.openxmlformats.org/officeDocument/2006/relationships/oleObject" Target="embeddings/oleObject67.bin"/><Relationship Id="rId158" Type="http://schemas.openxmlformats.org/officeDocument/2006/relationships/oleObject" Target="embeddings/oleObject79.bin"/><Relationship Id="rId20" Type="http://schemas.openxmlformats.org/officeDocument/2006/relationships/image" Target="media/image4.wmf"/><Relationship Id="rId41" Type="http://schemas.openxmlformats.org/officeDocument/2006/relationships/image" Target="media/image14.wmf"/><Relationship Id="rId62" Type="http://schemas.openxmlformats.org/officeDocument/2006/relationships/oleObject" Target="embeddings/oleObject24.bin"/><Relationship Id="rId83" Type="http://schemas.openxmlformats.org/officeDocument/2006/relationships/image" Target="media/image33.wmf"/><Relationship Id="rId88" Type="http://schemas.openxmlformats.org/officeDocument/2006/relationships/oleObject" Target="embeddings/oleObject38.bin"/><Relationship Id="rId111" Type="http://schemas.openxmlformats.org/officeDocument/2006/relationships/oleObject" Target="embeddings/oleObject50.bin"/><Relationship Id="rId132" Type="http://schemas.openxmlformats.org/officeDocument/2006/relationships/image" Target="media/image55.wmf"/><Relationship Id="rId153" Type="http://schemas.openxmlformats.org/officeDocument/2006/relationships/image" Target="media/image62.wmf"/><Relationship Id="rId174" Type="http://schemas.openxmlformats.org/officeDocument/2006/relationships/oleObject" Target="embeddings/oleObject87.bin"/><Relationship Id="rId179" Type="http://schemas.openxmlformats.org/officeDocument/2006/relationships/image" Target="media/image75.wmf"/><Relationship Id="rId195" Type="http://schemas.openxmlformats.org/officeDocument/2006/relationships/oleObject" Target="embeddings/oleObject100.bin"/><Relationship Id="rId190" Type="http://schemas.openxmlformats.org/officeDocument/2006/relationships/image" Target="media/image80.wmf"/><Relationship Id="rId204" Type="http://schemas.openxmlformats.org/officeDocument/2006/relationships/footer" Target="footer4.xml"/><Relationship Id="rId15" Type="http://schemas.openxmlformats.org/officeDocument/2006/relationships/header" Target="header3.xml"/><Relationship Id="rId36" Type="http://schemas.openxmlformats.org/officeDocument/2006/relationships/oleObject" Target="embeddings/oleObject10.bin"/><Relationship Id="rId57" Type="http://schemas.openxmlformats.org/officeDocument/2006/relationships/image" Target="media/image22.wmf"/><Relationship Id="rId106" Type="http://schemas.openxmlformats.org/officeDocument/2006/relationships/image" Target="media/image44.wmf"/><Relationship Id="rId127" Type="http://schemas.openxmlformats.org/officeDocument/2006/relationships/image" Target="media/image54.wmf"/><Relationship Id="rId10" Type="http://schemas.openxmlformats.org/officeDocument/2006/relationships/image" Target="media/image1.tiff"/><Relationship Id="rId31" Type="http://schemas.openxmlformats.org/officeDocument/2006/relationships/oleObject" Target="embeddings/oleObject7.bin"/><Relationship Id="rId52" Type="http://schemas.openxmlformats.org/officeDocument/2006/relationships/oleObject" Target="embeddings/oleObject18.bin"/><Relationship Id="rId73" Type="http://schemas.openxmlformats.org/officeDocument/2006/relationships/image" Target="media/image29.wmf"/><Relationship Id="rId78" Type="http://schemas.openxmlformats.org/officeDocument/2006/relationships/oleObject" Target="embeddings/oleObject32.bin"/><Relationship Id="rId94" Type="http://schemas.openxmlformats.org/officeDocument/2006/relationships/image" Target="media/image38.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52.wmf"/><Relationship Id="rId143" Type="http://schemas.openxmlformats.org/officeDocument/2006/relationships/oleObject" Target="embeddings/oleObject71.bin"/><Relationship Id="rId148" Type="http://schemas.openxmlformats.org/officeDocument/2006/relationships/image" Target="media/image60.wmf"/><Relationship Id="rId164" Type="http://schemas.openxmlformats.org/officeDocument/2006/relationships/oleObject" Target="embeddings/oleObject82.bin"/><Relationship Id="rId169" Type="http://schemas.openxmlformats.org/officeDocument/2006/relationships/image" Target="media/image70.wmf"/><Relationship Id="rId185" Type="http://schemas.openxmlformats.org/officeDocument/2006/relationships/oleObject" Target="embeddings/oleObject93.bin"/><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oleObject" Target="embeddings/oleObject90.bin"/><Relationship Id="rId26" Type="http://schemas.openxmlformats.org/officeDocument/2006/relationships/image" Target="media/image7.wmf"/><Relationship Id="rId47" Type="http://schemas.openxmlformats.org/officeDocument/2006/relationships/image" Target="media/image17.wmf"/><Relationship Id="rId68" Type="http://schemas.openxmlformats.org/officeDocument/2006/relationships/oleObject" Target="embeddings/oleObject27.bin"/><Relationship Id="rId89" Type="http://schemas.openxmlformats.org/officeDocument/2006/relationships/image" Target="media/image36.wmf"/><Relationship Id="rId112" Type="http://schemas.openxmlformats.org/officeDocument/2006/relationships/image" Target="media/image47.wmf"/><Relationship Id="rId133" Type="http://schemas.openxmlformats.org/officeDocument/2006/relationships/oleObject" Target="embeddings/oleObject63.bin"/><Relationship Id="rId154" Type="http://schemas.openxmlformats.org/officeDocument/2006/relationships/oleObject" Target="embeddings/oleObject77.bin"/><Relationship Id="rId175" Type="http://schemas.openxmlformats.org/officeDocument/2006/relationships/image" Target="media/image73.wmf"/><Relationship Id="rId196" Type="http://schemas.openxmlformats.org/officeDocument/2006/relationships/oleObject" Target="embeddings/oleObject101.bin"/><Relationship Id="rId200" Type="http://schemas.openxmlformats.org/officeDocument/2006/relationships/oleObject" Target="embeddings/oleObject10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2C3FA9-6579-4220-8389-C7A5B1C56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2220</Words>
  <Characters>12655</Characters>
  <Application>Microsoft Office Word</Application>
  <DocSecurity>0</DocSecurity>
  <Lines>105</Lines>
  <Paragraphs>29</Paragraphs>
  <ScaleCrop>false</ScaleCrop>
  <Company>Lenovo</Company>
  <LinksUpToDate>false</LinksUpToDate>
  <CharactersWithSpaces>14846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creator>CNIS</dc:creator>
  <cp:lastModifiedBy>a63088</cp:lastModifiedBy>
  <cp:revision>9</cp:revision>
  <dcterms:created xsi:type="dcterms:W3CDTF">2025-04-14T02:42:00Z</dcterms:created>
  <dcterms:modified xsi:type="dcterms:W3CDTF">2025-04-15T03:17:00Z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y fmtid="{D5CDD505-2E9C-101B-9397-08002B2CF9AE}" pid="3" name="AMEquationNumber2">
    <vt:lpwstr>(#E1)</vt:lpwstr>
  </property>
  <property fmtid="{D5CDD505-2E9C-101B-9397-08002B2CF9AE}" pid="4" name="AMCustomEquationNumber">
    <vt:lpwstr>1</vt:lpwstr>
  </property>
  <property fmtid="{D5CDD505-2E9C-101B-9397-08002B2CF9AE}" pid="5" name="AMEquationSection">
    <vt:lpwstr>1</vt:lpwstr>
  </property>
  <property fmtid="{D5CDD505-2E9C-101B-9397-08002B2CF9AE}" pid="6" name="AMWinEqns">
    <vt:bool>true</vt:bool>
  </property>
  <property fmtid="{D5CDD505-2E9C-101B-9397-08002B2CF9AE}" pid="7" name="MTEquationNumber2">
    <vt:lpwstr>(#E1)</vt:lpwstr>
  </property>
  <property fmtid="{D5CDD505-2E9C-101B-9397-08002B2CF9AE}" pid="8" name="MTEquationSection">
    <vt:lpwstr>1</vt:lpwstr>
  </property>
  <property fmtid="{D5CDD505-2E9C-101B-9397-08002B2CF9AE}" pid="9" name="MTWinEqns">
    <vt:bool>true</vt:bool>
  </property>
</Properties>
</file>